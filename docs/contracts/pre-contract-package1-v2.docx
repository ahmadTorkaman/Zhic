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D759A" w14:textId="77777777" w:rsidR="00FE1194" w:rsidRDefault="00000000" w:rsidP="00077A77">
      <w:pPr>
        <w:bidi/>
        <w:spacing w:after="100"/>
      </w:pPr>
      <w:r>
        <w:rPr>
          <w:rFonts w:ascii="B Nazanin" w:eastAsia="B Nazanin" w:hAnsi="B Nazanin" w:cs="B Nazanin"/>
          <w:b/>
          <w:bCs/>
          <w:sz w:val="36"/>
          <w:szCs w:val="36"/>
          <w:rtl/>
        </w:rPr>
        <w:t>پیش‌قرارداد — بسته ۱ (بنیان‌ها)</w:t>
      </w:r>
    </w:p>
    <w:p w14:paraId="41357C92" w14:textId="77777777" w:rsidR="00FE1194" w:rsidRDefault="00FE1194" w:rsidP="00077A77">
      <w:pPr>
        <w:bidi/>
        <w:spacing w:after="60"/>
      </w:pPr>
    </w:p>
    <w:p w14:paraId="3BF8CEF9" w14:textId="77777777" w:rsidR="00FE1194" w:rsidRDefault="00000000" w:rsidP="00077A77">
      <w:pPr>
        <w:bidi/>
        <w:spacing w:after="120"/>
      </w:pPr>
      <w:r>
        <w:rPr>
          <w:rFonts w:ascii="B Nazanin" w:eastAsia="B Nazanin" w:hAnsi="B Nazanin" w:cs="B Nazanin"/>
          <w:b/>
          <w:bCs/>
          <w:sz w:val="24"/>
          <w:szCs w:val="24"/>
          <w:rtl/>
        </w:rPr>
        <w:t xml:space="preserve">تاریخ تنظیم: </w:t>
      </w:r>
      <w:r>
        <w:rPr>
          <w:rFonts w:ascii="B Nazanin" w:eastAsia="B Nazanin" w:hAnsi="B Nazanin" w:cs="B Nazanin"/>
          <w:sz w:val="24"/>
          <w:szCs w:val="24"/>
          <w:rtl/>
        </w:rPr>
        <w:t>____________________</w:t>
      </w:r>
    </w:p>
    <w:p w14:paraId="5328E971" w14:textId="77777777" w:rsidR="00FE1194" w:rsidRDefault="00000000" w:rsidP="00077A77">
      <w:pPr>
        <w:bidi/>
        <w:spacing w:after="120"/>
      </w:pPr>
      <w:r>
        <w:rPr>
          <w:rFonts w:ascii="B Nazanin" w:eastAsia="B Nazanin" w:hAnsi="B Nazanin" w:cs="B Nazanin"/>
          <w:b/>
          <w:bCs/>
          <w:sz w:val="24"/>
          <w:szCs w:val="24"/>
          <w:rtl/>
        </w:rPr>
        <w:t xml:space="preserve">شماره: </w:t>
      </w:r>
      <w:r>
        <w:rPr>
          <w:rFonts w:ascii="B Nazanin" w:eastAsia="B Nazanin" w:hAnsi="B Nazanin" w:cs="B Nazanin"/>
          <w:sz w:val="24"/>
          <w:szCs w:val="24"/>
          <w:rtl/>
        </w:rPr>
        <w:t>____________________</w:t>
      </w:r>
    </w:p>
    <w:p w14:paraId="63907CB9"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390DBBE5" w14:textId="77777777" w:rsidR="00FE1194" w:rsidRDefault="00000000" w:rsidP="00077A77">
      <w:pPr>
        <w:bidi/>
        <w:spacing w:before="300" w:after="150"/>
      </w:pPr>
      <w:r>
        <w:rPr>
          <w:rFonts w:ascii="B Nazanin" w:eastAsia="B Nazanin" w:hAnsi="B Nazanin" w:cs="B Nazanin"/>
          <w:b/>
          <w:bCs/>
          <w:sz w:val="28"/>
          <w:szCs w:val="28"/>
          <w:rtl/>
        </w:rPr>
        <w:t>ماده ۱ — طرفین</w:t>
      </w:r>
    </w:p>
    <w:p w14:paraId="5EEE0F3D" w14:textId="77777777" w:rsidR="00FE1194" w:rsidRDefault="00000000" w:rsidP="00077A77">
      <w:pPr>
        <w:bidi/>
        <w:spacing w:after="120"/>
      </w:pPr>
      <w:r>
        <w:rPr>
          <w:rFonts w:ascii="B Nazanin" w:eastAsia="B Nazanin" w:hAnsi="B Nazanin" w:cs="B Nazanin"/>
          <w:b/>
          <w:bCs/>
          <w:sz w:val="24"/>
          <w:szCs w:val="24"/>
          <w:rtl/>
        </w:rPr>
        <w:t>کارفرما:</w:t>
      </w:r>
    </w:p>
    <w:p w14:paraId="6DCB8933" w14:textId="77777777" w:rsidR="00FE1194" w:rsidRDefault="00000000" w:rsidP="00077A77">
      <w:pPr>
        <w:bidi/>
        <w:spacing w:after="120"/>
      </w:pPr>
      <w:r>
        <w:rPr>
          <w:rFonts w:ascii="B Nazanin" w:eastAsia="B Nazanin" w:hAnsi="B Nazanin" w:cs="B Nazanin"/>
          <w:sz w:val="24"/>
          <w:szCs w:val="24"/>
          <w:rtl/>
        </w:rPr>
        <w:t>نام: ____________________</w:t>
      </w:r>
    </w:p>
    <w:p w14:paraId="345B54E7" w14:textId="77777777" w:rsidR="00FE1194" w:rsidRDefault="00000000" w:rsidP="00077A77">
      <w:pPr>
        <w:bidi/>
        <w:spacing w:after="120"/>
      </w:pPr>
      <w:r>
        <w:rPr>
          <w:rFonts w:ascii="B Nazanin" w:eastAsia="B Nazanin" w:hAnsi="B Nazanin" w:cs="B Nazanin"/>
          <w:sz w:val="24"/>
          <w:szCs w:val="24"/>
          <w:rtl/>
        </w:rPr>
        <w:t>نماینده: ____________________</w:t>
      </w:r>
    </w:p>
    <w:p w14:paraId="2ED4E0A2" w14:textId="77777777" w:rsidR="00FE1194" w:rsidRDefault="00000000" w:rsidP="00077A77">
      <w:pPr>
        <w:bidi/>
        <w:spacing w:after="120"/>
      </w:pPr>
      <w:r>
        <w:rPr>
          <w:rFonts w:ascii="B Nazanin" w:eastAsia="B Nazanin" w:hAnsi="B Nazanin" w:cs="B Nazanin"/>
          <w:sz w:val="24"/>
          <w:szCs w:val="24"/>
          <w:rtl/>
        </w:rPr>
        <w:t>نشانی: ____________________</w:t>
      </w:r>
    </w:p>
    <w:p w14:paraId="37BA81F7" w14:textId="77777777" w:rsidR="00FE1194" w:rsidRDefault="00000000" w:rsidP="00077A77">
      <w:pPr>
        <w:bidi/>
        <w:spacing w:after="120"/>
      </w:pPr>
      <w:r>
        <w:rPr>
          <w:rFonts w:ascii="B Nazanin" w:eastAsia="B Nazanin" w:hAnsi="B Nazanin" w:cs="B Nazanin"/>
          <w:sz w:val="24"/>
          <w:szCs w:val="24"/>
          <w:rtl/>
        </w:rPr>
        <w:t>تلفن: ____________________</w:t>
      </w:r>
    </w:p>
    <w:p w14:paraId="0918B5C7" w14:textId="77777777" w:rsidR="00FE1194" w:rsidRDefault="00FE1194" w:rsidP="00077A77">
      <w:pPr>
        <w:bidi/>
        <w:spacing w:after="60"/>
      </w:pPr>
    </w:p>
    <w:p w14:paraId="14024CFE" w14:textId="77777777" w:rsidR="00FE1194" w:rsidRDefault="00000000" w:rsidP="00077A77">
      <w:pPr>
        <w:bidi/>
        <w:spacing w:after="120"/>
      </w:pPr>
      <w:r>
        <w:rPr>
          <w:rFonts w:ascii="B Nazanin" w:eastAsia="B Nazanin" w:hAnsi="B Nazanin" w:cs="B Nazanin"/>
          <w:b/>
          <w:bCs/>
          <w:sz w:val="24"/>
          <w:szCs w:val="24"/>
          <w:rtl/>
        </w:rPr>
        <w:t>مجری (پیمانکار):</w:t>
      </w:r>
    </w:p>
    <w:p w14:paraId="37505A81" w14:textId="77777777" w:rsidR="00FE1194" w:rsidRDefault="00000000" w:rsidP="00077A77">
      <w:pPr>
        <w:bidi/>
        <w:spacing w:after="120"/>
      </w:pPr>
      <w:r>
        <w:rPr>
          <w:rFonts w:ascii="B Nazanin" w:eastAsia="B Nazanin" w:hAnsi="B Nazanin" w:cs="B Nazanin"/>
          <w:sz w:val="24"/>
          <w:szCs w:val="24"/>
          <w:rtl/>
        </w:rPr>
        <w:t>نام: ____________________</w:t>
      </w:r>
    </w:p>
    <w:p w14:paraId="20ACE37A" w14:textId="77777777" w:rsidR="00FE1194" w:rsidRDefault="00000000" w:rsidP="00077A77">
      <w:pPr>
        <w:bidi/>
        <w:spacing w:after="120"/>
      </w:pPr>
      <w:r>
        <w:rPr>
          <w:rFonts w:ascii="B Nazanin" w:eastAsia="B Nazanin" w:hAnsi="B Nazanin" w:cs="B Nazanin"/>
          <w:sz w:val="24"/>
          <w:szCs w:val="24"/>
          <w:rtl/>
        </w:rPr>
        <w:t>نشانی: ____________________</w:t>
      </w:r>
    </w:p>
    <w:p w14:paraId="239F8648" w14:textId="77777777" w:rsidR="00FE1194" w:rsidRDefault="00000000" w:rsidP="00077A77">
      <w:pPr>
        <w:bidi/>
        <w:spacing w:after="120"/>
      </w:pPr>
      <w:r>
        <w:rPr>
          <w:rFonts w:ascii="B Nazanin" w:eastAsia="B Nazanin" w:hAnsi="B Nazanin" w:cs="B Nazanin"/>
          <w:sz w:val="24"/>
          <w:szCs w:val="24"/>
          <w:rtl/>
        </w:rPr>
        <w:t>تلفن: ____________________</w:t>
      </w:r>
    </w:p>
    <w:p w14:paraId="39EF2C28"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277DD69F" w14:textId="77777777" w:rsidR="00FE1194" w:rsidRDefault="00000000" w:rsidP="00077A77">
      <w:pPr>
        <w:bidi/>
        <w:spacing w:before="300" w:after="150"/>
      </w:pPr>
      <w:r>
        <w:rPr>
          <w:rFonts w:ascii="B Nazanin" w:eastAsia="B Nazanin" w:hAnsi="B Nazanin" w:cs="B Nazanin"/>
          <w:b/>
          <w:bCs/>
          <w:sz w:val="28"/>
          <w:szCs w:val="28"/>
          <w:rtl/>
        </w:rPr>
        <w:t>ماده ۲ — موضوع قرارداد</w:t>
      </w:r>
    </w:p>
    <w:p w14:paraId="219F4E4E" w14:textId="77777777" w:rsidR="00FE1194" w:rsidRDefault="00000000" w:rsidP="00077A77">
      <w:pPr>
        <w:bidi/>
        <w:spacing w:after="120"/>
      </w:pPr>
      <w:r>
        <w:rPr>
          <w:rFonts w:ascii="B Nazanin" w:eastAsia="B Nazanin" w:hAnsi="B Nazanin" w:cs="B Nazanin"/>
          <w:sz w:val="24"/>
          <w:szCs w:val="24"/>
          <w:rtl/>
        </w:rPr>
        <w:t>طراحی، توسعه و راه‌اندازی بسته ۱ (بنیان‌ها) از پلتفرم دیجیتال ژیک شامل سه جریان کاری موازی:</w:t>
      </w:r>
    </w:p>
    <w:p w14:paraId="778BD72E" w14:textId="77777777" w:rsidR="00FE1194" w:rsidRDefault="00000000" w:rsidP="00077A77">
      <w:pPr>
        <w:bidi/>
        <w:spacing w:after="120"/>
      </w:pPr>
      <w:r>
        <w:rPr>
          <w:rFonts w:ascii="B Nazanin" w:eastAsia="B Nazanin" w:hAnsi="B Nazanin" w:cs="B Nazanin"/>
          <w:sz w:val="24"/>
          <w:szCs w:val="24"/>
          <w:rtl/>
        </w:rPr>
        <w:t>۱. کشف و شناخت (Discovery) — شناخت کامل کسب‌وکار، اپلیکیشن موجود مدیران نمایشگاه، و فرایندهای عملیاتی</w:t>
      </w:r>
    </w:p>
    <w:p w14:paraId="4ACAFF8A" w14:textId="77777777" w:rsidR="00FE1194" w:rsidRDefault="00000000" w:rsidP="00077A77">
      <w:pPr>
        <w:bidi/>
        <w:spacing w:after="120"/>
      </w:pPr>
      <w:r>
        <w:rPr>
          <w:rFonts w:ascii="B Nazanin" w:eastAsia="B Nazanin" w:hAnsi="B Nazanin" w:cs="B Nazanin"/>
          <w:sz w:val="24"/>
          <w:szCs w:val="24"/>
          <w:rtl/>
        </w:rPr>
        <w:t>۲. وب‌سایت فارسی (صفحه فرود و محتوا) — در سطح «سخاوتمندانه» (Generous)</w:t>
      </w:r>
    </w:p>
    <w:p w14:paraId="68BA2679" w14:textId="77777777" w:rsidR="00FE1194" w:rsidRDefault="00000000" w:rsidP="00077A77">
      <w:pPr>
        <w:bidi/>
        <w:spacing w:after="120"/>
      </w:pPr>
      <w:r>
        <w:rPr>
          <w:rFonts w:ascii="B Nazanin" w:eastAsia="B Nazanin" w:hAnsi="B Nazanin" w:cs="B Nazanin"/>
          <w:sz w:val="24"/>
          <w:szCs w:val="24"/>
          <w:rtl/>
        </w:rPr>
        <w:t>۳. پوسته تجارت الکترونیک — زیرساخت خرید آنلاین بدون اتصال به مدل داده سفارش/فاکتور/انبار</w:t>
      </w:r>
    </w:p>
    <w:p w14:paraId="4862EBE3" w14:textId="77777777" w:rsidR="00FE1194" w:rsidRDefault="00000000" w:rsidP="00077A77">
      <w:pPr>
        <w:bidi/>
        <w:spacing w:after="120"/>
      </w:pPr>
      <w:r>
        <w:rPr>
          <w:rFonts w:ascii="B Nazanin" w:eastAsia="B Nazanin" w:hAnsi="B Nazanin" w:cs="B Nazanin"/>
          <w:sz w:val="24"/>
          <w:szCs w:val="24"/>
          <w:rtl/>
        </w:rPr>
        <w:t>۴. راه‌اندازی زیرساخت — سرور، دامنه، پیامک، درگاه پرداخت</w:t>
      </w:r>
    </w:p>
    <w:p w14:paraId="16004DF1" w14:textId="77777777" w:rsidR="00FE1194" w:rsidRDefault="00000000" w:rsidP="00077A77">
      <w:pPr>
        <w:bidi/>
        <w:spacing w:before="200" w:after="200"/>
        <w:rPr>
          <w:rFonts w:ascii="B Nazanin" w:eastAsia="B Nazanin" w:hAnsi="B Nazanin" w:cs="B Nazanin"/>
        </w:rPr>
      </w:pPr>
      <w:r>
        <w:rPr>
          <w:rFonts w:ascii="B Nazanin" w:eastAsia="B Nazanin" w:hAnsi="B Nazanin" w:cs="B Nazanin"/>
        </w:rPr>
        <w:t>ـــــــــــــــــــــــــــــــــــــــــــــــــــــــــــــــ</w:t>
      </w:r>
    </w:p>
    <w:p w14:paraId="2D8516BB" w14:textId="77777777" w:rsidR="00077A77" w:rsidRDefault="00077A77" w:rsidP="00077A77">
      <w:pPr>
        <w:bidi/>
        <w:spacing w:before="200" w:after="200"/>
        <w:rPr>
          <w:rFonts w:ascii="B Nazanin" w:eastAsia="B Nazanin" w:hAnsi="B Nazanin" w:cs="B Nazanin"/>
        </w:rPr>
      </w:pPr>
    </w:p>
    <w:p w14:paraId="6F0592B3" w14:textId="77777777" w:rsidR="00077A77" w:rsidRDefault="00077A77" w:rsidP="00077A77">
      <w:pPr>
        <w:bidi/>
        <w:spacing w:before="200" w:after="200"/>
        <w:rPr>
          <w:rFonts w:ascii="B Nazanin" w:eastAsia="B Nazanin" w:hAnsi="B Nazanin" w:cs="B Nazanin"/>
        </w:rPr>
      </w:pPr>
    </w:p>
    <w:p w14:paraId="15D86B54" w14:textId="77777777" w:rsidR="00077A77" w:rsidRDefault="00077A77" w:rsidP="00077A77">
      <w:pPr>
        <w:bidi/>
        <w:spacing w:before="200" w:after="200"/>
        <w:rPr>
          <w:rFonts w:ascii="B Nazanin" w:eastAsia="B Nazanin" w:hAnsi="B Nazanin" w:cs="B Nazanin"/>
        </w:rPr>
      </w:pPr>
    </w:p>
    <w:p w14:paraId="76C48E36" w14:textId="77777777" w:rsidR="00077A77" w:rsidRDefault="00077A77" w:rsidP="00077A77">
      <w:pPr>
        <w:bidi/>
        <w:spacing w:before="200" w:after="200"/>
        <w:rPr>
          <w:rFonts w:ascii="B Nazanin" w:eastAsia="B Nazanin" w:hAnsi="B Nazanin" w:cs="B Nazanin"/>
        </w:rPr>
      </w:pPr>
    </w:p>
    <w:p w14:paraId="5FBA21DE" w14:textId="77777777" w:rsidR="00077A77" w:rsidRDefault="00077A77" w:rsidP="00077A77">
      <w:pPr>
        <w:bidi/>
        <w:spacing w:before="200" w:after="200"/>
      </w:pPr>
    </w:p>
    <w:p w14:paraId="24BACE4D" w14:textId="77777777" w:rsidR="00FE1194" w:rsidRDefault="00000000" w:rsidP="00077A77">
      <w:pPr>
        <w:bidi/>
        <w:spacing w:before="300" w:after="150"/>
      </w:pPr>
      <w:r>
        <w:rPr>
          <w:rFonts w:ascii="B Nazanin" w:eastAsia="B Nazanin" w:hAnsi="B Nazanin" w:cs="B Nazanin"/>
          <w:b/>
          <w:bCs/>
          <w:sz w:val="28"/>
          <w:szCs w:val="28"/>
          <w:rtl/>
        </w:rPr>
        <w:lastRenderedPageBreak/>
        <w:t>ماده ۳ — تحویل‌دادنی‌های بسته ۱</w:t>
      </w:r>
    </w:p>
    <w:p w14:paraId="2D8918D8" w14:textId="77777777" w:rsidR="00FE1194" w:rsidRDefault="00000000" w:rsidP="00077A77">
      <w:pPr>
        <w:bidi/>
        <w:spacing w:before="200" w:after="100"/>
      </w:pPr>
      <w:r>
        <w:rPr>
          <w:rFonts w:ascii="B Nazanin" w:eastAsia="B Nazanin" w:hAnsi="B Nazanin" w:cs="B Nazanin"/>
          <w:b/>
          <w:bCs/>
          <w:sz w:val="26"/>
          <w:szCs w:val="26"/>
          <w:rtl/>
        </w:rPr>
        <w:t>الف — تحویل‌دادنی‌های کشف و شناخت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2188"/>
        <w:gridCol w:w="6925"/>
      </w:tblGrid>
      <w:tr w:rsidR="00FE1194" w14:paraId="412FE706" w14:textId="77777777">
        <w:tblPrEx>
          <w:tblCellMar>
            <w:top w:w="0" w:type="dxa"/>
            <w:bottom w:w="0" w:type="dxa"/>
          </w:tblCellMar>
        </w:tblPrEx>
        <w:tc>
          <w:tcPr>
            <w:tcW w:w="0" w:type="auto"/>
            <w:shd w:val="solid" w:color="D9E2F3" w:fill="auto"/>
          </w:tcPr>
          <w:p w14:paraId="7F8AEB22"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0F6B814C" w14:textId="77777777" w:rsidR="00FE1194" w:rsidRDefault="00000000" w:rsidP="00077A77">
            <w:pPr>
              <w:bidi/>
              <w:spacing w:after="40"/>
            </w:pPr>
            <w:r>
              <w:rPr>
                <w:rFonts w:ascii="B Nazanin" w:eastAsia="B Nazanin" w:hAnsi="B Nazanin" w:cs="B Nazanin"/>
                <w:sz w:val="22"/>
                <w:szCs w:val="22"/>
                <w:rtl/>
              </w:rPr>
              <w:t>تحویل‌دادنی</w:t>
            </w:r>
          </w:p>
        </w:tc>
        <w:tc>
          <w:tcPr>
            <w:tcW w:w="0" w:type="auto"/>
            <w:shd w:val="solid" w:color="D9E2F3" w:fill="auto"/>
          </w:tcPr>
          <w:p w14:paraId="2A4C0386" w14:textId="77777777" w:rsidR="00FE1194" w:rsidRDefault="00000000" w:rsidP="00077A77">
            <w:pPr>
              <w:bidi/>
              <w:spacing w:after="40"/>
            </w:pPr>
            <w:r>
              <w:rPr>
                <w:rFonts w:ascii="B Nazanin" w:eastAsia="B Nazanin" w:hAnsi="B Nazanin" w:cs="B Nazanin"/>
                <w:sz w:val="22"/>
                <w:szCs w:val="22"/>
                <w:rtl/>
              </w:rPr>
              <w:t>شرح</w:t>
            </w:r>
          </w:p>
        </w:tc>
      </w:tr>
      <w:tr w:rsidR="00FE1194" w14:paraId="0C2AEC1A" w14:textId="77777777">
        <w:tblPrEx>
          <w:tblCellMar>
            <w:top w:w="0" w:type="dxa"/>
            <w:bottom w:w="0" w:type="dxa"/>
          </w:tblCellMar>
        </w:tblPrEx>
        <w:tc>
          <w:tcPr>
            <w:tcW w:w="0" w:type="auto"/>
          </w:tcPr>
          <w:p w14:paraId="65BEA59F"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5DE4B9CC" w14:textId="77777777" w:rsidR="00FE1194" w:rsidRDefault="00000000" w:rsidP="00077A77">
            <w:pPr>
              <w:bidi/>
              <w:spacing w:after="40"/>
            </w:pPr>
            <w:r>
              <w:rPr>
                <w:rFonts w:ascii="B Nazanin" w:eastAsia="B Nazanin" w:hAnsi="B Nazanin" w:cs="B Nazanin"/>
                <w:sz w:val="22"/>
                <w:szCs w:val="22"/>
                <w:rtl/>
              </w:rPr>
              <w:t>مستند کشف و شناخت</w:t>
            </w:r>
          </w:p>
        </w:tc>
        <w:tc>
          <w:tcPr>
            <w:tcW w:w="0" w:type="auto"/>
          </w:tcPr>
          <w:p w14:paraId="2AB8BCAC" w14:textId="77777777" w:rsidR="00FE1194" w:rsidRDefault="00000000" w:rsidP="00077A77">
            <w:pPr>
              <w:bidi/>
              <w:spacing w:after="40"/>
            </w:pPr>
            <w:r>
              <w:rPr>
                <w:rFonts w:ascii="B Nazanin" w:eastAsia="B Nazanin" w:hAnsi="B Nazanin" w:cs="B Nazanin"/>
                <w:sz w:val="22"/>
                <w:szCs w:val="22"/>
                <w:rtl/>
              </w:rPr>
              <w:t>خروجی پایگاه داده، فهرست قابلیت‌های اپلیکیشن موجود، نقشه فرایندهای کلیدی، یادداشت‌های مصاحبه، بازدید کارخانه و نمایشگاه</w:t>
            </w:r>
          </w:p>
        </w:tc>
      </w:tr>
      <w:tr w:rsidR="00FE1194" w14:paraId="3C721D5A" w14:textId="77777777">
        <w:tblPrEx>
          <w:tblCellMar>
            <w:top w:w="0" w:type="dxa"/>
            <w:bottom w:w="0" w:type="dxa"/>
          </w:tblCellMar>
        </w:tblPrEx>
        <w:tc>
          <w:tcPr>
            <w:tcW w:w="0" w:type="auto"/>
          </w:tcPr>
          <w:p w14:paraId="65B05E36"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3A1B235F" w14:textId="77777777" w:rsidR="00FE1194" w:rsidRDefault="00000000" w:rsidP="00077A77">
            <w:pPr>
              <w:bidi/>
              <w:spacing w:after="40"/>
            </w:pPr>
            <w:r>
              <w:rPr>
                <w:rFonts w:ascii="B Nazanin" w:eastAsia="B Nazanin" w:hAnsi="B Nazanin" w:cs="B Nazanin"/>
                <w:sz w:val="22"/>
                <w:szCs w:val="22"/>
                <w:rtl/>
              </w:rPr>
              <w:t>طرح اولیه مدل داده سیستم جدید</w:t>
            </w:r>
          </w:p>
        </w:tc>
        <w:tc>
          <w:tcPr>
            <w:tcW w:w="0" w:type="auto"/>
          </w:tcPr>
          <w:p w14:paraId="3E28C09D" w14:textId="77777777" w:rsidR="00FE1194" w:rsidRDefault="00000000" w:rsidP="00077A77">
            <w:pPr>
              <w:bidi/>
              <w:spacing w:after="40"/>
            </w:pPr>
            <w:r>
              <w:rPr>
                <w:rFonts w:ascii="B Nazanin" w:eastAsia="B Nazanin" w:hAnsi="B Nazanin" w:cs="B Nazanin"/>
                <w:sz w:val="22"/>
                <w:szCs w:val="22"/>
                <w:rtl/>
              </w:rPr>
              <w:t>ساختار چندلایه Postgres، آزمایش‌شده با نمونه داده واقعی</w:t>
            </w:r>
          </w:p>
        </w:tc>
      </w:tr>
      <w:tr w:rsidR="00FE1194" w14:paraId="3933C6B2" w14:textId="77777777">
        <w:tblPrEx>
          <w:tblCellMar>
            <w:top w:w="0" w:type="dxa"/>
            <w:bottom w:w="0" w:type="dxa"/>
          </w:tblCellMar>
        </w:tblPrEx>
        <w:tc>
          <w:tcPr>
            <w:tcW w:w="0" w:type="auto"/>
          </w:tcPr>
          <w:p w14:paraId="00DCE921"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35E84BE3" w14:textId="77777777" w:rsidR="00FE1194" w:rsidRDefault="00000000" w:rsidP="00077A77">
            <w:pPr>
              <w:bidi/>
              <w:spacing w:after="40"/>
            </w:pPr>
            <w:r>
              <w:rPr>
                <w:rFonts w:ascii="B Nazanin" w:eastAsia="B Nazanin" w:hAnsi="B Nazanin" w:cs="B Nazanin"/>
                <w:sz w:val="22"/>
                <w:szCs w:val="22"/>
                <w:rtl/>
              </w:rPr>
              <w:t>یادداشت جلسه بررسی طرح با حسابدار</w:t>
            </w:r>
          </w:p>
        </w:tc>
        <w:tc>
          <w:tcPr>
            <w:tcW w:w="0" w:type="auto"/>
          </w:tcPr>
          <w:p w14:paraId="2BB42673" w14:textId="77777777" w:rsidR="00FE1194" w:rsidRDefault="00000000" w:rsidP="00077A77">
            <w:pPr>
              <w:bidi/>
              <w:spacing w:after="40"/>
            </w:pPr>
            <w:r>
              <w:rPr>
                <w:rFonts w:ascii="B Nazanin" w:eastAsia="B Nazanin" w:hAnsi="B Nazanin" w:cs="B Nazanin"/>
                <w:sz w:val="22"/>
                <w:szCs w:val="22"/>
                <w:rtl/>
              </w:rPr>
              <w:t>یک روز کامل بررسی جداول فاکتور — تأیید مدل ریال/تومان و فاکتور تعدیلی</w:t>
            </w:r>
          </w:p>
        </w:tc>
      </w:tr>
      <w:tr w:rsidR="00FE1194" w14:paraId="4880F842" w14:textId="77777777">
        <w:tblPrEx>
          <w:tblCellMar>
            <w:top w:w="0" w:type="dxa"/>
            <w:bottom w:w="0" w:type="dxa"/>
          </w:tblCellMar>
        </w:tblPrEx>
        <w:tc>
          <w:tcPr>
            <w:tcW w:w="0" w:type="auto"/>
          </w:tcPr>
          <w:p w14:paraId="125A67FE"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31544022" w14:textId="77777777" w:rsidR="00FE1194" w:rsidRDefault="00000000" w:rsidP="00077A77">
            <w:pPr>
              <w:bidi/>
              <w:spacing w:after="40"/>
            </w:pPr>
            <w:r>
              <w:rPr>
                <w:rFonts w:ascii="B Nazanin" w:eastAsia="B Nazanin" w:hAnsi="B Nazanin" w:cs="B Nazanin"/>
                <w:sz w:val="22"/>
                <w:szCs w:val="22"/>
                <w:rtl/>
              </w:rPr>
              <w:t>سه امضای تأیید کشف و شناخت</w:t>
            </w:r>
          </w:p>
        </w:tc>
        <w:tc>
          <w:tcPr>
            <w:tcW w:w="0" w:type="auto"/>
          </w:tcPr>
          <w:p w14:paraId="082D2F6C" w14:textId="77777777" w:rsidR="00FE1194" w:rsidRDefault="00000000" w:rsidP="00077A77">
            <w:pPr>
              <w:bidi/>
              <w:spacing w:after="40"/>
            </w:pPr>
            <w:r>
              <w:rPr>
                <w:rFonts w:ascii="B Nazanin" w:eastAsia="B Nazanin" w:hAnsi="B Nazanin" w:cs="B Nazanin"/>
                <w:sz w:val="22"/>
                <w:szCs w:val="22"/>
                <w:rtl/>
              </w:rPr>
              <w:t>امضای فیزیکی از مالک، حسابدار و فعال‌ترین مدیر نمایشگاه در سه جلسه مجزا</w:t>
            </w:r>
          </w:p>
        </w:tc>
      </w:tr>
    </w:tbl>
    <w:p w14:paraId="16C0D465" w14:textId="77777777" w:rsidR="00FE1194" w:rsidRDefault="00FE1194" w:rsidP="00077A77">
      <w:pPr>
        <w:bidi/>
        <w:spacing w:after="60"/>
      </w:pPr>
    </w:p>
    <w:p w14:paraId="7EA0E70D" w14:textId="77777777" w:rsidR="00FE1194" w:rsidRDefault="00000000" w:rsidP="00077A77">
      <w:pPr>
        <w:bidi/>
        <w:spacing w:after="120"/>
      </w:pPr>
      <w:r>
        <w:rPr>
          <w:rFonts w:ascii="B Nazanin" w:eastAsia="B Nazanin" w:hAnsi="B Nazanin" w:cs="B Nazanin"/>
          <w:b/>
          <w:bCs/>
          <w:sz w:val="24"/>
          <w:szCs w:val="24"/>
          <w:rtl/>
        </w:rPr>
        <w:t>امضاکنندگان کشف و شناخت: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7405"/>
      </w:tblGrid>
      <w:tr w:rsidR="00FE1194" w14:paraId="067FB923" w14:textId="77777777">
        <w:tblPrEx>
          <w:tblCellMar>
            <w:top w:w="0" w:type="dxa"/>
            <w:bottom w:w="0" w:type="dxa"/>
          </w:tblCellMar>
        </w:tblPrEx>
        <w:tc>
          <w:tcPr>
            <w:tcW w:w="0" w:type="auto"/>
            <w:shd w:val="solid" w:color="D9E2F3" w:fill="auto"/>
          </w:tcPr>
          <w:p w14:paraId="7DCCDF0C" w14:textId="77777777" w:rsidR="00FE1194" w:rsidRDefault="00000000" w:rsidP="00077A77">
            <w:pPr>
              <w:bidi/>
              <w:spacing w:after="40"/>
            </w:pPr>
            <w:r>
              <w:rPr>
                <w:rFonts w:ascii="B Nazanin" w:eastAsia="B Nazanin" w:hAnsi="B Nazanin" w:cs="B Nazanin"/>
                <w:sz w:val="22"/>
                <w:szCs w:val="22"/>
                <w:rtl/>
              </w:rPr>
              <w:t>امضاکننده</w:t>
            </w:r>
          </w:p>
        </w:tc>
        <w:tc>
          <w:tcPr>
            <w:tcW w:w="0" w:type="auto"/>
            <w:shd w:val="solid" w:color="D9E2F3" w:fill="auto"/>
          </w:tcPr>
          <w:p w14:paraId="3795BCFB" w14:textId="77777777" w:rsidR="00FE1194" w:rsidRDefault="00000000" w:rsidP="00077A77">
            <w:pPr>
              <w:bidi/>
              <w:spacing w:after="40"/>
            </w:pPr>
            <w:r>
              <w:rPr>
                <w:rFonts w:ascii="B Nazanin" w:eastAsia="B Nazanin" w:hAnsi="B Nazanin" w:cs="B Nazanin"/>
                <w:sz w:val="22"/>
                <w:szCs w:val="22"/>
                <w:rtl/>
              </w:rPr>
              <w:t>محدوده تأیید</w:t>
            </w:r>
          </w:p>
        </w:tc>
      </w:tr>
      <w:tr w:rsidR="00FE1194" w14:paraId="19A16008" w14:textId="77777777">
        <w:tblPrEx>
          <w:tblCellMar>
            <w:top w:w="0" w:type="dxa"/>
            <w:bottom w:w="0" w:type="dxa"/>
          </w:tblCellMar>
        </w:tblPrEx>
        <w:tc>
          <w:tcPr>
            <w:tcW w:w="0" w:type="auto"/>
          </w:tcPr>
          <w:p w14:paraId="6CEE1FEC" w14:textId="77777777" w:rsidR="00FE1194" w:rsidRDefault="00000000" w:rsidP="00077A77">
            <w:pPr>
              <w:bidi/>
              <w:spacing w:after="40"/>
            </w:pPr>
            <w:r>
              <w:rPr>
                <w:rFonts w:ascii="B Nazanin" w:eastAsia="B Nazanin" w:hAnsi="B Nazanin" w:cs="B Nazanin"/>
                <w:sz w:val="22"/>
                <w:szCs w:val="22"/>
                <w:rtl/>
              </w:rPr>
              <w:t>مالک (صاحب کسب‌وکار)</w:t>
            </w:r>
          </w:p>
        </w:tc>
        <w:tc>
          <w:tcPr>
            <w:tcW w:w="0" w:type="auto"/>
          </w:tcPr>
          <w:p w14:paraId="064B8105" w14:textId="77777777" w:rsidR="00FE1194" w:rsidRDefault="00000000" w:rsidP="00077A77">
            <w:pPr>
              <w:bidi/>
              <w:spacing w:after="40"/>
            </w:pPr>
            <w:r>
              <w:rPr>
                <w:rFonts w:ascii="B Nazanin" w:eastAsia="B Nazanin" w:hAnsi="B Nazanin" w:cs="B Nazanin"/>
                <w:sz w:val="22"/>
                <w:szCs w:val="22"/>
                <w:rtl/>
              </w:rPr>
              <w:t>تأیید کلیت مستند: اهداف، فهرست نمایشگاه‌ها، دسته‌بندی محصولات، محدودیت‌های برند</w:t>
            </w:r>
          </w:p>
        </w:tc>
      </w:tr>
      <w:tr w:rsidR="00FE1194" w14:paraId="43792FA5" w14:textId="77777777">
        <w:tblPrEx>
          <w:tblCellMar>
            <w:top w:w="0" w:type="dxa"/>
            <w:bottom w:w="0" w:type="dxa"/>
          </w:tblCellMar>
        </w:tblPrEx>
        <w:tc>
          <w:tcPr>
            <w:tcW w:w="0" w:type="auto"/>
          </w:tcPr>
          <w:p w14:paraId="5EEDC3C2" w14:textId="77777777" w:rsidR="00FE1194" w:rsidRDefault="00000000" w:rsidP="00077A77">
            <w:pPr>
              <w:bidi/>
              <w:spacing w:after="40"/>
            </w:pPr>
            <w:r>
              <w:rPr>
                <w:rFonts w:ascii="B Nazanin" w:eastAsia="B Nazanin" w:hAnsi="B Nazanin" w:cs="B Nazanin"/>
                <w:sz w:val="22"/>
                <w:szCs w:val="22"/>
                <w:rtl/>
              </w:rPr>
              <w:t>حسابدار</w:t>
            </w:r>
          </w:p>
        </w:tc>
        <w:tc>
          <w:tcPr>
            <w:tcW w:w="0" w:type="auto"/>
          </w:tcPr>
          <w:p w14:paraId="627BD3CC" w14:textId="77777777" w:rsidR="00FE1194" w:rsidRDefault="00000000" w:rsidP="00077A77">
            <w:pPr>
              <w:bidi/>
              <w:spacing w:after="40"/>
            </w:pPr>
            <w:r>
              <w:rPr>
                <w:rFonts w:ascii="B Nazanin" w:eastAsia="B Nazanin" w:hAnsi="B Nazanin" w:cs="B Nazanin"/>
                <w:sz w:val="22"/>
                <w:szCs w:val="22"/>
                <w:rtl/>
              </w:rPr>
              <w:t>تأیید مدل فاکتور، شیوه ذخیره مبالغ، الگوی شماره‌گذاری</w:t>
            </w:r>
          </w:p>
        </w:tc>
      </w:tr>
      <w:tr w:rsidR="00FE1194" w14:paraId="2FCD7002" w14:textId="77777777">
        <w:tblPrEx>
          <w:tblCellMar>
            <w:top w:w="0" w:type="dxa"/>
            <w:bottom w:w="0" w:type="dxa"/>
          </w:tblCellMar>
        </w:tblPrEx>
        <w:tc>
          <w:tcPr>
            <w:tcW w:w="0" w:type="auto"/>
          </w:tcPr>
          <w:p w14:paraId="1B25B46C" w14:textId="77777777" w:rsidR="00FE1194" w:rsidRDefault="00000000" w:rsidP="00077A77">
            <w:pPr>
              <w:bidi/>
              <w:spacing w:after="40"/>
            </w:pPr>
            <w:r>
              <w:rPr>
                <w:rFonts w:ascii="B Nazanin" w:eastAsia="B Nazanin" w:hAnsi="B Nazanin" w:cs="B Nazanin"/>
                <w:sz w:val="22"/>
                <w:szCs w:val="22"/>
                <w:rtl/>
              </w:rPr>
              <w:t>فعال‌ترین مدیر نمایشگاه</w:t>
            </w:r>
          </w:p>
        </w:tc>
        <w:tc>
          <w:tcPr>
            <w:tcW w:w="0" w:type="auto"/>
          </w:tcPr>
          <w:p w14:paraId="108740CB" w14:textId="77777777" w:rsidR="00FE1194" w:rsidRDefault="00000000" w:rsidP="00077A77">
            <w:pPr>
              <w:bidi/>
              <w:spacing w:after="40"/>
            </w:pPr>
            <w:r>
              <w:rPr>
                <w:rFonts w:ascii="B Nazanin" w:eastAsia="B Nazanin" w:hAnsi="B Nazanin" w:cs="B Nazanin"/>
                <w:sz w:val="22"/>
                <w:szCs w:val="22"/>
                <w:rtl/>
              </w:rPr>
              <w:t>تأیید نقشه فرایند ثبت سفارش</w:t>
            </w:r>
          </w:p>
        </w:tc>
      </w:tr>
    </w:tbl>
    <w:p w14:paraId="774EC268" w14:textId="77777777" w:rsidR="00FE1194" w:rsidRDefault="00FE1194" w:rsidP="00077A77">
      <w:pPr>
        <w:bidi/>
        <w:spacing w:after="60"/>
      </w:pPr>
    </w:p>
    <w:p w14:paraId="23850D23" w14:textId="77777777" w:rsidR="00FE1194" w:rsidRDefault="00000000" w:rsidP="00077A77">
      <w:pPr>
        <w:bidi/>
        <w:spacing w:before="200" w:after="100"/>
      </w:pPr>
      <w:r>
        <w:rPr>
          <w:rFonts w:ascii="B Nazanin" w:eastAsia="B Nazanin" w:hAnsi="B Nazanin" w:cs="B Nazanin"/>
          <w:b/>
          <w:bCs/>
          <w:sz w:val="26"/>
          <w:szCs w:val="26"/>
          <w:rtl/>
        </w:rPr>
        <w:t>ب — راه‌اندازی زیرساخت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3166"/>
        <w:gridCol w:w="5814"/>
      </w:tblGrid>
      <w:tr w:rsidR="00FE1194" w14:paraId="4E5117B0" w14:textId="77777777">
        <w:tblPrEx>
          <w:tblCellMar>
            <w:top w:w="0" w:type="dxa"/>
            <w:bottom w:w="0" w:type="dxa"/>
          </w:tblCellMar>
        </w:tblPrEx>
        <w:tc>
          <w:tcPr>
            <w:tcW w:w="0" w:type="auto"/>
            <w:shd w:val="solid" w:color="D9E2F3" w:fill="auto"/>
          </w:tcPr>
          <w:p w14:paraId="4255CD35"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70AE4DC2" w14:textId="77777777" w:rsidR="00FE1194" w:rsidRDefault="00000000" w:rsidP="00077A77">
            <w:pPr>
              <w:bidi/>
              <w:spacing w:after="40"/>
            </w:pPr>
            <w:r>
              <w:rPr>
                <w:rFonts w:ascii="B Nazanin" w:eastAsia="B Nazanin" w:hAnsi="B Nazanin" w:cs="B Nazanin"/>
                <w:sz w:val="22"/>
                <w:szCs w:val="22"/>
                <w:rtl/>
              </w:rPr>
              <w:t>تحویل‌دادنی</w:t>
            </w:r>
          </w:p>
        </w:tc>
        <w:tc>
          <w:tcPr>
            <w:tcW w:w="0" w:type="auto"/>
            <w:shd w:val="solid" w:color="D9E2F3" w:fill="auto"/>
          </w:tcPr>
          <w:p w14:paraId="69E9EDB5" w14:textId="77777777" w:rsidR="00FE1194" w:rsidRDefault="00000000" w:rsidP="00077A77">
            <w:pPr>
              <w:bidi/>
              <w:spacing w:after="40"/>
            </w:pPr>
            <w:r>
              <w:rPr>
                <w:rFonts w:ascii="B Nazanin" w:eastAsia="B Nazanin" w:hAnsi="B Nazanin" w:cs="B Nazanin"/>
                <w:sz w:val="22"/>
                <w:szCs w:val="22"/>
                <w:rtl/>
              </w:rPr>
              <w:t>شرح</w:t>
            </w:r>
          </w:p>
        </w:tc>
      </w:tr>
      <w:tr w:rsidR="00FE1194" w14:paraId="50B8D9E2" w14:textId="77777777">
        <w:tblPrEx>
          <w:tblCellMar>
            <w:top w:w="0" w:type="dxa"/>
            <w:bottom w:w="0" w:type="dxa"/>
          </w:tblCellMar>
        </w:tblPrEx>
        <w:tc>
          <w:tcPr>
            <w:tcW w:w="0" w:type="auto"/>
          </w:tcPr>
          <w:p w14:paraId="18069A19"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50527EC8" w14:textId="77777777" w:rsidR="00FE1194" w:rsidRDefault="00000000" w:rsidP="00077A77">
            <w:pPr>
              <w:bidi/>
              <w:spacing w:after="40"/>
            </w:pPr>
            <w:r>
              <w:rPr>
                <w:rFonts w:ascii="B Nazanin" w:eastAsia="B Nazanin" w:hAnsi="B Nazanin" w:cs="B Nazanin"/>
                <w:sz w:val="22"/>
                <w:szCs w:val="22"/>
                <w:rtl/>
              </w:rPr>
              <w:t>اسکلت مونوریپو</w:t>
            </w:r>
          </w:p>
        </w:tc>
        <w:tc>
          <w:tcPr>
            <w:tcW w:w="0" w:type="auto"/>
          </w:tcPr>
          <w:p w14:paraId="07D6A65C" w14:textId="77777777" w:rsidR="00FE1194" w:rsidRDefault="00000000" w:rsidP="00077A77">
            <w:pPr>
              <w:bidi/>
              <w:spacing w:after="40"/>
            </w:pPr>
            <w:r>
              <w:rPr>
                <w:rFonts w:ascii="B Nazanin" w:eastAsia="B Nazanin" w:hAnsi="B Nazanin" w:cs="B Nazanin"/>
                <w:sz w:val="22"/>
                <w:szCs w:val="22"/>
                <w:rtl/>
              </w:rPr>
              <w:t>Next.js + Payload 3 + Postgres، قابل استقرار</w:t>
            </w:r>
          </w:p>
        </w:tc>
      </w:tr>
      <w:tr w:rsidR="00FE1194" w14:paraId="6E3CC045" w14:textId="77777777">
        <w:tblPrEx>
          <w:tblCellMar>
            <w:top w:w="0" w:type="dxa"/>
            <w:bottom w:w="0" w:type="dxa"/>
          </w:tblCellMar>
        </w:tblPrEx>
        <w:tc>
          <w:tcPr>
            <w:tcW w:w="0" w:type="auto"/>
          </w:tcPr>
          <w:p w14:paraId="5E8B915C" w14:textId="77777777" w:rsidR="00FE1194" w:rsidRDefault="00000000" w:rsidP="00077A77">
            <w:pPr>
              <w:bidi/>
              <w:spacing w:after="40"/>
            </w:pPr>
            <w:r>
              <w:rPr>
                <w:rFonts w:ascii="B Nazanin" w:eastAsia="B Nazanin" w:hAnsi="B Nazanin" w:cs="B Nazanin"/>
                <w:sz w:val="22"/>
                <w:szCs w:val="22"/>
                <w:rtl/>
              </w:rPr>
              <w:t>۶</w:t>
            </w:r>
          </w:p>
        </w:tc>
        <w:tc>
          <w:tcPr>
            <w:tcW w:w="0" w:type="auto"/>
          </w:tcPr>
          <w:p w14:paraId="2B546398" w14:textId="77777777" w:rsidR="00FE1194" w:rsidRDefault="00000000" w:rsidP="00077A77">
            <w:pPr>
              <w:bidi/>
              <w:spacing w:after="40"/>
            </w:pPr>
            <w:r>
              <w:rPr>
                <w:rFonts w:ascii="B Nazanin" w:eastAsia="B Nazanin" w:hAnsi="B Nazanin" w:cs="B Nazanin"/>
                <w:sz w:val="22"/>
                <w:szCs w:val="22"/>
                <w:rtl/>
              </w:rPr>
              <w:t>سرور عملیاتی روی محیط آزمایشی</w:t>
            </w:r>
          </w:p>
        </w:tc>
        <w:tc>
          <w:tcPr>
            <w:tcW w:w="0" w:type="auto"/>
          </w:tcPr>
          <w:p w14:paraId="5F7D8AA5" w14:textId="77777777" w:rsidR="00FE1194" w:rsidRDefault="00000000" w:rsidP="00077A77">
            <w:pPr>
              <w:bidi/>
              <w:spacing w:after="40"/>
            </w:pPr>
            <w:r>
              <w:rPr>
                <w:rFonts w:ascii="B Nazanin" w:eastAsia="B Nazanin" w:hAnsi="B Nazanin" w:cs="B Nazanin"/>
                <w:sz w:val="22"/>
                <w:szCs w:val="22"/>
                <w:rtl/>
              </w:rPr>
              <w:t>VPS فعال، TLS معتبر، قابل دسترسی از داخل ایران بدون VPN</w:t>
            </w:r>
          </w:p>
        </w:tc>
      </w:tr>
      <w:tr w:rsidR="00FE1194" w14:paraId="668ACA6B" w14:textId="77777777">
        <w:tblPrEx>
          <w:tblCellMar>
            <w:top w:w="0" w:type="dxa"/>
            <w:bottom w:w="0" w:type="dxa"/>
          </w:tblCellMar>
        </w:tblPrEx>
        <w:tc>
          <w:tcPr>
            <w:tcW w:w="0" w:type="auto"/>
          </w:tcPr>
          <w:p w14:paraId="2BA8F939" w14:textId="77777777" w:rsidR="00FE1194" w:rsidRDefault="00000000" w:rsidP="00077A77">
            <w:pPr>
              <w:bidi/>
              <w:spacing w:after="40"/>
            </w:pPr>
            <w:r>
              <w:rPr>
                <w:rFonts w:ascii="B Nazanin" w:eastAsia="B Nazanin" w:hAnsi="B Nazanin" w:cs="B Nazanin"/>
                <w:sz w:val="22"/>
                <w:szCs w:val="22"/>
                <w:rtl/>
              </w:rPr>
              <w:t>۷</w:t>
            </w:r>
          </w:p>
        </w:tc>
        <w:tc>
          <w:tcPr>
            <w:tcW w:w="0" w:type="auto"/>
          </w:tcPr>
          <w:p w14:paraId="0C6DD7C0" w14:textId="77777777" w:rsidR="00FE1194" w:rsidRDefault="00000000" w:rsidP="00077A77">
            <w:pPr>
              <w:bidi/>
              <w:spacing w:after="40"/>
            </w:pPr>
            <w:r>
              <w:rPr>
                <w:rFonts w:ascii="B Nazanin" w:eastAsia="B Nazanin" w:hAnsi="B Nazanin" w:cs="B Nazanin"/>
                <w:sz w:val="22"/>
                <w:szCs w:val="22"/>
                <w:rtl/>
              </w:rPr>
              <w:t>سامانه پیامک فعال</w:t>
            </w:r>
          </w:p>
        </w:tc>
        <w:tc>
          <w:tcPr>
            <w:tcW w:w="0" w:type="auto"/>
          </w:tcPr>
          <w:p w14:paraId="6CFAA4A2" w14:textId="77777777" w:rsidR="00FE1194" w:rsidRDefault="00000000" w:rsidP="00077A77">
            <w:pPr>
              <w:bidi/>
              <w:spacing w:after="40"/>
            </w:pPr>
            <w:r>
              <w:rPr>
                <w:rFonts w:ascii="B Nazanin" w:eastAsia="B Nazanin" w:hAnsi="B Nazanin" w:cs="B Nazanin"/>
                <w:sz w:val="22"/>
                <w:szCs w:val="22"/>
                <w:rtl/>
              </w:rPr>
              <w:t>حساب کاوه‌نگار فعال، پیامک آزمایشی تأیید شده</w:t>
            </w:r>
          </w:p>
        </w:tc>
      </w:tr>
      <w:tr w:rsidR="00FE1194" w14:paraId="3265537D" w14:textId="77777777">
        <w:tblPrEx>
          <w:tblCellMar>
            <w:top w:w="0" w:type="dxa"/>
            <w:bottom w:w="0" w:type="dxa"/>
          </w:tblCellMar>
        </w:tblPrEx>
        <w:tc>
          <w:tcPr>
            <w:tcW w:w="0" w:type="auto"/>
          </w:tcPr>
          <w:p w14:paraId="7584568A" w14:textId="77777777" w:rsidR="00FE1194" w:rsidRDefault="00000000" w:rsidP="00077A77">
            <w:pPr>
              <w:bidi/>
              <w:spacing w:after="40"/>
            </w:pPr>
            <w:r>
              <w:rPr>
                <w:rFonts w:ascii="B Nazanin" w:eastAsia="B Nazanin" w:hAnsi="B Nazanin" w:cs="B Nazanin"/>
                <w:sz w:val="22"/>
                <w:szCs w:val="22"/>
                <w:rtl/>
              </w:rPr>
              <w:t>۸</w:t>
            </w:r>
          </w:p>
        </w:tc>
        <w:tc>
          <w:tcPr>
            <w:tcW w:w="0" w:type="auto"/>
          </w:tcPr>
          <w:p w14:paraId="70F8ED02" w14:textId="77777777" w:rsidR="00FE1194" w:rsidRDefault="00000000" w:rsidP="00077A77">
            <w:pPr>
              <w:bidi/>
              <w:spacing w:after="40"/>
            </w:pPr>
            <w:r>
              <w:rPr>
                <w:rFonts w:ascii="B Nazanin" w:eastAsia="B Nazanin" w:hAnsi="B Nazanin" w:cs="B Nazanin"/>
                <w:sz w:val="22"/>
                <w:szCs w:val="22"/>
                <w:rtl/>
              </w:rPr>
              <w:t>درگاه پرداخت تأیید شده</w:t>
            </w:r>
          </w:p>
        </w:tc>
        <w:tc>
          <w:tcPr>
            <w:tcW w:w="0" w:type="auto"/>
          </w:tcPr>
          <w:p w14:paraId="18A94FC1" w14:textId="77777777" w:rsidR="00FE1194" w:rsidRDefault="00000000" w:rsidP="00077A77">
            <w:pPr>
              <w:bidi/>
              <w:spacing w:after="40"/>
            </w:pPr>
            <w:r>
              <w:rPr>
                <w:rFonts w:ascii="B Nazanin" w:eastAsia="B Nazanin" w:hAnsi="B Nazanin" w:cs="B Nazanin"/>
                <w:sz w:val="22"/>
                <w:szCs w:val="22"/>
                <w:rtl/>
              </w:rPr>
              <w:t>حساب پذیرنده شناسایی و متصل به محیط آزمایشی</w:t>
            </w:r>
          </w:p>
        </w:tc>
      </w:tr>
      <w:tr w:rsidR="00FE1194" w14:paraId="1F34755A" w14:textId="77777777">
        <w:tblPrEx>
          <w:tblCellMar>
            <w:top w:w="0" w:type="dxa"/>
            <w:bottom w:w="0" w:type="dxa"/>
          </w:tblCellMar>
        </w:tblPrEx>
        <w:tc>
          <w:tcPr>
            <w:tcW w:w="0" w:type="auto"/>
          </w:tcPr>
          <w:p w14:paraId="7440BAF9" w14:textId="77777777" w:rsidR="00FE1194" w:rsidRDefault="00000000" w:rsidP="00077A77">
            <w:pPr>
              <w:bidi/>
              <w:spacing w:after="40"/>
            </w:pPr>
            <w:r>
              <w:rPr>
                <w:rFonts w:ascii="B Nazanin" w:eastAsia="B Nazanin" w:hAnsi="B Nazanin" w:cs="B Nazanin"/>
                <w:sz w:val="22"/>
                <w:szCs w:val="22"/>
                <w:rtl/>
              </w:rPr>
              <w:t>۹</w:t>
            </w:r>
          </w:p>
        </w:tc>
        <w:tc>
          <w:tcPr>
            <w:tcW w:w="0" w:type="auto"/>
          </w:tcPr>
          <w:p w14:paraId="7251D71E" w14:textId="77777777" w:rsidR="00FE1194" w:rsidRDefault="00000000" w:rsidP="00077A77">
            <w:pPr>
              <w:bidi/>
              <w:spacing w:after="40"/>
            </w:pPr>
            <w:r>
              <w:rPr>
                <w:rFonts w:ascii="B Nazanin" w:eastAsia="B Nazanin" w:hAnsi="B Nazanin" w:cs="B Nazanin"/>
                <w:sz w:val="22"/>
                <w:szCs w:val="22"/>
                <w:rtl/>
              </w:rPr>
              <w:t>فضای ذخیره‌سازی ابری</w:t>
            </w:r>
          </w:p>
        </w:tc>
        <w:tc>
          <w:tcPr>
            <w:tcW w:w="0" w:type="auto"/>
          </w:tcPr>
          <w:p w14:paraId="48B6930F" w14:textId="77777777" w:rsidR="00FE1194" w:rsidRDefault="00000000" w:rsidP="00077A77">
            <w:pPr>
              <w:bidi/>
              <w:spacing w:after="40"/>
            </w:pPr>
            <w:r>
              <w:rPr>
                <w:rFonts w:ascii="B Nazanin" w:eastAsia="B Nazanin" w:hAnsi="B Nazanin" w:cs="B Nazanin"/>
                <w:sz w:val="22"/>
                <w:szCs w:val="22"/>
                <w:rtl/>
              </w:rPr>
              <w:t>برای رسانه‌ها و فایل‌های آپلودی</w:t>
            </w:r>
          </w:p>
        </w:tc>
      </w:tr>
    </w:tbl>
    <w:p w14:paraId="3A86BB70" w14:textId="77777777" w:rsidR="00FE1194" w:rsidRDefault="00FE1194" w:rsidP="00077A77">
      <w:pPr>
        <w:bidi/>
        <w:spacing w:after="60"/>
      </w:pPr>
    </w:p>
    <w:p w14:paraId="5DD184F0" w14:textId="77777777" w:rsidR="00FE1194" w:rsidRDefault="00000000" w:rsidP="00077A77">
      <w:pPr>
        <w:bidi/>
        <w:spacing w:before="200" w:after="100"/>
      </w:pPr>
      <w:r>
        <w:rPr>
          <w:rFonts w:ascii="B Nazanin" w:eastAsia="B Nazanin" w:hAnsi="B Nazanin" w:cs="B Nazanin"/>
          <w:b/>
          <w:bCs/>
          <w:sz w:val="26"/>
          <w:szCs w:val="26"/>
          <w:rtl/>
        </w:rPr>
        <w:t>پ — وب‌سایت فارسی — سطح سخاوتمندانه</w:t>
      </w:r>
    </w:p>
    <w:p w14:paraId="49E5CF71" w14:textId="77777777" w:rsidR="00FE1194" w:rsidRDefault="00000000" w:rsidP="00077A77">
      <w:pPr>
        <w:bidi/>
        <w:spacing w:after="120"/>
      </w:pPr>
      <w:r>
        <w:rPr>
          <w:rFonts w:ascii="B Nazanin" w:eastAsia="B Nazanin" w:hAnsi="B Nazanin" w:cs="B Nazanin"/>
          <w:b/>
          <w:bCs/>
          <w:sz w:val="24"/>
          <w:szCs w:val="24"/>
          <w:rtl/>
        </w:rPr>
        <w:t>صفحات اصلی (هسته):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2803"/>
        <w:gridCol w:w="6004"/>
      </w:tblGrid>
      <w:tr w:rsidR="00FE1194" w14:paraId="4CE4EAB4" w14:textId="77777777">
        <w:tblPrEx>
          <w:tblCellMar>
            <w:top w:w="0" w:type="dxa"/>
            <w:bottom w:w="0" w:type="dxa"/>
          </w:tblCellMar>
        </w:tblPrEx>
        <w:tc>
          <w:tcPr>
            <w:tcW w:w="0" w:type="auto"/>
            <w:shd w:val="solid" w:color="D9E2F3" w:fill="auto"/>
          </w:tcPr>
          <w:p w14:paraId="1053FD3E"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0126E92D" w14:textId="77777777" w:rsidR="00FE1194" w:rsidRDefault="00000000" w:rsidP="00077A77">
            <w:pPr>
              <w:bidi/>
              <w:spacing w:after="40"/>
            </w:pPr>
            <w:r>
              <w:rPr>
                <w:rFonts w:ascii="B Nazanin" w:eastAsia="B Nazanin" w:hAnsi="B Nazanin" w:cs="B Nazanin"/>
                <w:sz w:val="22"/>
                <w:szCs w:val="22"/>
                <w:rtl/>
              </w:rPr>
              <w:t>صفحه</w:t>
            </w:r>
          </w:p>
        </w:tc>
        <w:tc>
          <w:tcPr>
            <w:tcW w:w="0" w:type="auto"/>
            <w:shd w:val="solid" w:color="D9E2F3" w:fill="auto"/>
          </w:tcPr>
          <w:p w14:paraId="4CCC18EC" w14:textId="77777777" w:rsidR="00FE1194" w:rsidRDefault="00000000" w:rsidP="00077A77">
            <w:pPr>
              <w:bidi/>
              <w:spacing w:after="40"/>
            </w:pPr>
            <w:r>
              <w:rPr>
                <w:rFonts w:ascii="B Nazanin" w:eastAsia="B Nazanin" w:hAnsi="B Nazanin" w:cs="B Nazanin"/>
                <w:sz w:val="22"/>
                <w:szCs w:val="22"/>
                <w:rtl/>
              </w:rPr>
              <w:t>شرح</w:t>
            </w:r>
          </w:p>
        </w:tc>
      </w:tr>
      <w:tr w:rsidR="00FE1194" w14:paraId="51454ABF" w14:textId="77777777">
        <w:tblPrEx>
          <w:tblCellMar>
            <w:top w:w="0" w:type="dxa"/>
            <w:bottom w:w="0" w:type="dxa"/>
          </w:tblCellMar>
        </w:tblPrEx>
        <w:tc>
          <w:tcPr>
            <w:tcW w:w="0" w:type="auto"/>
          </w:tcPr>
          <w:p w14:paraId="050CDFF3" w14:textId="77777777" w:rsidR="00FE1194" w:rsidRDefault="00000000" w:rsidP="00077A77">
            <w:pPr>
              <w:bidi/>
              <w:spacing w:after="40"/>
            </w:pPr>
            <w:r>
              <w:rPr>
                <w:rFonts w:ascii="B Nazanin" w:eastAsia="B Nazanin" w:hAnsi="B Nazanin" w:cs="B Nazanin"/>
                <w:sz w:val="22"/>
                <w:szCs w:val="22"/>
                <w:rtl/>
              </w:rPr>
              <w:t>۱۰</w:t>
            </w:r>
          </w:p>
        </w:tc>
        <w:tc>
          <w:tcPr>
            <w:tcW w:w="0" w:type="auto"/>
          </w:tcPr>
          <w:p w14:paraId="59F8179C" w14:textId="77777777" w:rsidR="00FE1194" w:rsidRDefault="00000000" w:rsidP="00077A77">
            <w:pPr>
              <w:bidi/>
              <w:spacing w:after="40"/>
            </w:pPr>
            <w:r>
              <w:rPr>
                <w:rFonts w:ascii="B Nazanin" w:eastAsia="B Nazanin" w:hAnsi="B Nazanin" w:cs="B Nazanin"/>
                <w:sz w:val="22"/>
                <w:szCs w:val="22"/>
                <w:rtl/>
              </w:rPr>
              <w:t>صفحه اصلی</w:t>
            </w:r>
          </w:p>
        </w:tc>
        <w:tc>
          <w:tcPr>
            <w:tcW w:w="0" w:type="auto"/>
          </w:tcPr>
          <w:p w14:paraId="1DAEAD91" w14:textId="77777777" w:rsidR="00FE1194" w:rsidRDefault="00000000" w:rsidP="00077A77">
            <w:pPr>
              <w:bidi/>
              <w:spacing w:after="40"/>
            </w:pPr>
            <w:r>
              <w:rPr>
                <w:rFonts w:ascii="B Nazanin" w:eastAsia="B Nazanin" w:hAnsi="B Nazanin" w:cs="B Nazanin"/>
                <w:sz w:val="22"/>
                <w:szCs w:val="22"/>
                <w:rtl/>
              </w:rPr>
              <w:t>صفحه فرود اصلی ژیک</w:t>
            </w:r>
          </w:p>
        </w:tc>
      </w:tr>
      <w:tr w:rsidR="00FE1194" w14:paraId="380C7840" w14:textId="77777777">
        <w:tblPrEx>
          <w:tblCellMar>
            <w:top w:w="0" w:type="dxa"/>
            <w:bottom w:w="0" w:type="dxa"/>
          </w:tblCellMar>
        </w:tblPrEx>
        <w:tc>
          <w:tcPr>
            <w:tcW w:w="0" w:type="auto"/>
          </w:tcPr>
          <w:p w14:paraId="6A516EA1" w14:textId="77777777" w:rsidR="00FE1194" w:rsidRDefault="00000000" w:rsidP="00077A77">
            <w:pPr>
              <w:bidi/>
              <w:spacing w:after="40"/>
            </w:pPr>
            <w:r>
              <w:rPr>
                <w:rFonts w:ascii="B Nazanin" w:eastAsia="B Nazanin" w:hAnsi="B Nazanin" w:cs="B Nazanin"/>
                <w:sz w:val="22"/>
                <w:szCs w:val="22"/>
                <w:rtl/>
              </w:rPr>
              <w:t>۱۱</w:t>
            </w:r>
          </w:p>
        </w:tc>
        <w:tc>
          <w:tcPr>
            <w:tcW w:w="0" w:type="auto"/>
          </w:tcPr>
          <w:p w14:paraId="510E103F" w14:textId="77777777" w:rsidR="00FE1194" w:rsidRDefault="00000000" w:rsidP="00077A77">
            <w:pPr>
              <w:bidi/>
              <w:spacing w:after="40"/>
            </w:pPr>
            <w:r>
              <w:rPr>
                <w:rFonts w:ascii="B Nazanin" w:eastAsia="B Nazanin" w:hAnsi="B Nazanin" w:cs="B Nazanin"/>
                <w:sz w:val="22"/>
                <w:szCs w:val="22"/>
                <w:rtl/>
              </w:rPr>
              <w:t>فهرست محصولات</w:t>
            </w:r>
          </w:p>
        </w:tc>
        <w:tc>
          <w:tcPr>
            <w:tcW w:w="0" w:type="auto"/>
          </w:tcPr>
          <w:p w14:paraId="23922119" w14:textId="77777777" w:rsidR="00FE1194" w:rsidRDefault="00000000" w:rsidP="00077A77">
            <w:pPr>
              <w:bidi/>
              <w:spacing w:after="40"/>
            </w:pPr>
            <w:r>
              <w:rPr>
                <w:rFonts w:ascii="B Nazanin" w:eastAsia="B Nazanin" w:hAnsi="B Nazanin" w:cs="B Nazanin"/>
                <w:sz w:val="22"/>
                <w:szCs w:val="22"/>
                <w:rtl/>
              </w:rPr>
              <w:t>کاتالوگ با فیلتر و مرتب‌سازی</w:t>
            </w:r>
          </w:p>
        </w:tc>
      </w:tr>
      <w:tr w:rsidR="00FE1194" w14:paraId="059F8240" w14:textId="77777777">
        <w:tblPrEx>
          <w:tblCellMar>
            <w:top w:w="0" w:type="dxa"/>
            <w:bottom w:w="0" w:type="dxa"/>
          </w:tblCellMar>
        </w:tblPrEx>
        <w:tc>
          <w:tcPr>
            <w:tcW w:w="0" w:type="auto"/>
          </w:tcPr>
          <w:p w14:paraId="516E039E" w14:textId="77777777" w:rsidR="00FE1194" w:rsidRDefault="00000000" w:rsidP="00077A77">
            <w:pPr>
              <w:bidi/>
              <w:spacing w:after="40"/>
            </w:pPr>
            <w:r>
              <w:rPr>
                <w:rFonts w:ascii="B Nazanin" w:eastAsia="B Nazanin" w:hAnsi="B Nazanin" w:cs="B Nazanin"/>
                <w:sz w:val="22"/>
                <w:szCs w:val="22"/>
                <w:rtl/>
              </w:rPr>
              <w:t>۱۲</w:t>
            </w:r>
          </w:p>
        </w:tc>
        <w:tc>
          <w:tcPr>
            <w:tcW w:w="0" w:type="auto"/>
          </w:tcPr>
          <w:p w14:paraId="048DB279" w14:textId="77777777" w:rsidR="00FE1194" w:rsidRDefault="00000000" w:rsidP="00077A77">
            <w:pPr>
              <w:bidi/>
              <w:spacing w:after="40"/>
            </w:pPr>
            <w:r>
              <w:rPr>
                <w:rFonts w:ascii="B Nazanin" w:eastAsia="B Nazanin" w:hAnsi="B Nazanin" w:cs="B Nazanin"/>
                <w:sz w:val="22"/>
                <w:szCs w:val="22"/>
                <w:rtl/>
              </w:rPr>
              <w:t>صفحه جزئیات محصول</w:t>
            </w:r>
          </w:p>
        </w:tc>
        <w:tc>
          <w:tcPr>
            <w:tcW w:w="0" w:type="auto"/>
          </w:tcPr>
          <w:p w14:paraId="4B0478EA" w14:textId="77777777" w:rsidR="00FE1194" w:rsidRDefault="00000000" w:rsidP="00077A77">
            <w:pPr>
              <w:bidi/>
              <w:spacing w:after="40"/>
            </w:pPr>
            <w:r>
              <w:rPr>
                <w:rFonts w:ascii="B Nazanin" w:eastAsia="B Nazanin" w:hAnsi="B Nazanin" w:cs="B Nazanin"/>
                <w:sz w:val="22"/>
                <w:szCs w:val="22"/>
                <w:rtl/>
              </w:rPr>
              <w:t>قالب PDP در حالت استعلام قیمت</w:t>
            </w:r>
          </w:p>
        </w:tc>
      </w:tr>
      <w:tr w:rsidR="00FE1194" w14:paraId="4FCCB5E8" w14:textId="77777777">
        <w:tblPrEx>
          <w:tblCellMar>
            <w:top w:w="0" w:type="dxa"/>
            <w:bottom w:w="0" w:type="dxa"/>
          </w:tblCellMar>
        </w:tblPrEx>
        <w:tc>
          <w:tcPr>
            <w:tcW w:w="0" w:type="auto"/>
          </w:tcPr>
          <w:p w14:paraId="5354918A" w14:textId="77777777" w:rsidR="00FE1194" w:rsidRDefault="00000000" w:rsidP="00077A77">
            <w:pPr>
              <w:bidi/>
              <w:spacing w:after="40"/>
            </w:pPr>
            <w:r>
              <w:rPr>
                <w:rFonts w:ascii="B Nazanin" w:eastAsia="B Nazanin" w:hAnsi="B Nazanin" w:cs="B Nazanin"/>
                <w:sz w:val="22"/>
                <w:szCs w:val="22"/>
                <w:rtl/>
              </w:rPr>
              <w:t>۱۳</w:t>
            </w:r>
          </w:p>
        </w:tc>
        <w:tc>
          <w:tcPr>
            <w:tcW w:w="0" w:type="auto"/>
          </w:tcPr>
          <w:p w14:paraId="6E602F20" w14:textId="77777777" w:rsidR="00FE1194" w:rsidRDefault="00000000" w:rsidP="00077A77">
            <w:pPr>
              <w:bidi/>
              <w:spacing w:after="40"/>
            </w:pPr>
            <w:r>
              <w:rPr>
                <w:rFonts w:ascii="B Nazanin" w:eastAsia="B Nazanin" w:hAnsi="B Nazanin" w:cs="B Nazanin"/>
                <w:sz w:val="22"/>
                <w:szCs w:val="22"/>
                <w:rtl/>
              </w:rPr>
              <w:t>نمایشگاه‌ها</w:t>
            </w:r>
          </w:p>
        </w:tc>
        <w:tc>
          <w:tcPr>
            <w:tcW w:w="0" w:type="auto"/>
          </w:tcPr>
          <w:p w14:paraId="7AFCD037" w14:textId="77777777" w:rsidR="00FE1194" w:rsidRDefault="00000000" w:rsidP="00077A77">
            <w:pPr>
              <w:bidi/>
              <w:spacing w:after="40"/>
            </w:pPr>
            <w:r>
              <w:rPr>
                <w:rFonts w:ascii="B Nazanin" w:eastAsia="B Nazanin" w:hAnsi="B Nazanin" w:cs="B Nazanin"/>
                <w:sz w:val="22"/>
                <w:szCs w:val="22"/>
                <w:rtl/>
              </w:rPr>
              <w:t>صفحه فهرست + صفحه اختصاصی هر نمایشگاه</w:t>
            </w:r>
          </w:p>
        </w:tc>
      </w:tr>
      <w:tr w:rsidR="00FE1194" w14:paraId="129F0876" w14:textId="77777777">
        <w:tblPrEx>
          <w:tblCellMar>
            <w:top w:w="0" w:type="dxa"/>
            <w:bottom w:w="0" w:type="dxa"/>
          </w:tblCellMar>
        </w:tblPrEx>
        <w:tc>
          <w:tcPr>
            <w:tcW w:w="0" w:type="auto"/>
          </w:tcPr>
          <w:p w14:paraId="7B6B5CB8" w14:textId="77777777" w:rsidR="00FE1194" w:rsidRDefault="00000000" w:rsidP="00077A77">
            <w:pPr>
              <w:bidi/>
              <w:spacing w:after="40"/>
            </w:pPr>
            <w:r>
              <w:rPr>
                <w:rFonts w:ascii="B Nazanin" w:eastAsia="B Nazanin" w:hAnsi="B Nazanin" w:cs="B Nazanin"/>
                <w:sz w:val="22"/>
                <w:szCs w:val="22"/>
                <w:rtl/>
              </w:rPr>
              <w:t>۱۴</w:t>
            </w:r>
          </w:p>
        </w:tc>
        <w:tc>
          <w:tcPr>
            <w:tcW w:w="0" w:type="auto"/>
          </w:tcPr>
          <w:p w14:paraId="60D0FE12" w14:textId="77777777" w:rsidR="00FE1194" w:rsidRDefault="00000000" w:rsidP="00077A77">
            <w:pPr>
              <w:bidi/>
              <w:spacing w:after="40"/>
            </w:pPr>
            <w:r>
              <w:rPr>
                <w:rFonts w:ascii="B Nazanin" w:eastAsia="B Nazanin" w:hAnsi="B Nazanin" w:cs="B Nazanin"/>
                <w:sz w:val="22"/>
                <w:szCs w:val="22"/>
                <w:rtl/>
              </w:rPr>
              <w:t>تماس با ما</w:t>
            </w:r>
          </w:p>
        </w:tc>
        <w:tc>
          <w:tcPr>
            <w:tcW w:w="0" w:type="auto"/>
          </w:tcPr>
          <w:p w14:paraId="4CAFE2DD" w14:textId="77777777" w:rsidR="00FE1194" w:rsidRDefault="00000000" w:rsidP="00077A77">
            <w:pPr>
              <w:bidi/>
              <w:spacing w:after="40"/>
            </w:pPr>
            <w:r>
              <w:rPr>
                <w:rFonts w:ascii="B Nazanin" w:eastAsia="B Nazanin" w:hAnsi="B Nazanin" w:cs="B Nazanin"/>
                <w:sz w:val="22"/>
                <w:szCs w:val="22"/>
                <w:rtl/>
              </w:rPr>
              <w:t>فرم تماس و اطلاعات ارتباطی</w:t>
            </w:r>
          </w:p>
        </w:tc>
      </w:tr>
      <w:tr w:rsidR="00FE1194" w14:paraId="5170744C" w14:textId="77777777">
        <w:tblPrEx>
          <w:tblCellMar>
            <w:top w:w="0" w:type="dxa"/>
            <w:bottom w:w="0" w:type="dxa"/>
          </w:tblCellMar>
        </w:tblPrEx>
        <w:tc>
          <w:tcPr>
            <w:tcW w:w="0" w:type="auto"/>
          </w:tcPr>
          <w:p w14:paraId="7A1457FA" w14:textId="77777777" w:rsidR="00FE1194" w:rsidRDefault="00000000" w:rsidP="00077A77">
            <w:pPr>
              <w:bidi/>
              <w:spacing w:after="40"/>
            </w:pPr>
            <w:r>
              <w:rPr>
                <w:rFonts w:ascii="B Nazanin" w:eastAsia="B Nazanin" w:hAnsi="B Nazanin" w:cs="B Nazanin"/>
                <w:sz w:val="22"/>
                <w:szCs w:val="22"/>
                <w:rtl/>
              </w:rPr>
              <w:t>۱۵</w:t>
            </w:r>
          </w:p>
        </w:tc>
        <w:tc>
          <w:tcPr>
            <w:tcW w:w="0" w:type="auto"/>
          </w:tcPr>
          <w:p w14:paraId="79800C1A" w14:textId="77777777" w:rsidR="00FE1194" w:rsidRDefault="00000000" w:rsidP="00077A77">
            <w:pPr>
              <w:bidi/>
              <w:spacing w:after="40"/>
            </w:pPr>
            <w:r>
              <w:rPr>
                <w:rFonts w:ascii="B Nazanin" w:eastAsia="B Nazanin" w:hAnsi="B Nazanin" w:cs="B Nazanin"/>
                <w:sz w:val="22"/>
                <w:szCs w:val="22"/>
                <w:rtl/>
              </w:rPr>
              <w:t>صفحات حقوقی</w:t>
            </w:r>
          </w:p>
        </w:tc>
        <w:tc>
          <w:tcPr>
            <w:tcW w:w="0" w:type="auto"/>
          </w:tcPr>
          <w:p w14:paraId="405D2C12" w14:textId="77777777" w:rsidR="00FE1194" w:rsidRDefault="00000000" w:rsidP="00077A77">
            <w:pPr>
              <w:bidi/>
              <w:spacing w:after="40"/>
            </w:pPr>
            <w:r>
              <w:rPr>
                <w:rFonts w:ascii="B Nazanin" w:eastAsia="B Nazanin" w:hAnsi="B Nazanin" w:cs="B Nazanin"/>
                <w:sz w:val="22"/>
                <w:szCs w:val="22"/>
                <w:rtl/>
              </w:rPr>
              <w:t>حریم خصوصی، شرایط استفاده، رویه بازگشت کالا</w:t>
            </w:r>
          </w:p>
        </w:tc>
      </w:tr>
    </w:tbl>
    <w:p w14:paraId="622A6591" w14:textId="77777777" w:rsidR="00FE1194" w:rsidRDefault="00FE1194" w:rsidP="00077A77">
      <w:pPr>
        <w:bidi/>
        <w:spacing w:after="60"/>
      </w:pPr>
    </w:p>
    <w:p w14:paraId="0F876357" w14:textId="77777777" w:rsidR="00FE1194" w:rsidRDefault="00000000" w:rsidP="00077A77">
      <w:pPr>
        <w:bidi/>
        <w:spacing w:after="120"/>
      </w:pPr>
      <w:r>
        <w:rPr>
          <w:rFonts w:ascii="B Nazanin" w:eastAsia="B Nazanin" w:hAnsi="B Nazanin" w:cs="B Nazanin"/>
          <w:b/>
          <w:bCs/>
          <w:sz w:val="24"/>
          <w:szCs w:val="24"/>
          <w:rtl/>
        </w:rPr>
        <w:t>سطوح محتوایی (ویرایشی):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4300"/>
        <w:gridCol w:w="4349"/>
      </w:tblGrid>
      <w:tr w:rsidR="00FE1194" w14:paraId="5B4B0053" w14:textId="77777777">
        <w:tblPrEx>
          <w:tblCellMar>
            <w:top w:w="0" w:type="dxa"/>
            <w:bottom w:w="0" w:type="dxa"/>
          </w:tblCellMar>
        </w:tblPrEx>
        <w:tc>
          <w:tcPr>
            <w:tcW w:w="0" w:type="auto"/>
            <w:shd w:val="solid" w:color="D9E2F3" w:fill="auto"/>
          </w:tcPr>
          <w:p w14:paraId="57FAB727" w14:textId="77777777" w:rsidR="00FE1194" w:rsidRDefault="00000000" w:rsidP="00077A77">
            <w:pPr>
              <w:bidi/>
              <w:spacing w:after="40"/>
            </w:pPr>
            <w:r>
              <w:rPr>
                <w:rFonts w:ascii="B Nazanin" w:eastAsia="B Nazanin" w:hAnsi="B Nazanin" w:cs="B Nazanin"/>
                <w:sz w:val="22"/>
                <w:szCs w:val="22"/>
                <w:rtl/>
              </w:rPr>
              <w:lastRenderedPageBreak/>
              <w:t>ردیف</w:t>
            </w:r>
          </w:p>
        </w:tc>
        <w:tc>
          <w:tcPr>
            <w:tcW w:w="0" w:type="auto"/>
            <w:shd w:val="solid" w:color="D9E2F3" w:fill="auto"/>
          </w:tcPr>
          <w:p w14:paraId="48513600" w14:textId="77777777" w:rsidR="00FE1194" w:rsidRDefault="00000000" w:rsidP="00077A77">
            <w:pPr>
              <w:bidi/>
              <w:spacing w:after="40"/>
            </w:pPr>
            <w:r>
              <w:rPr>
                <w:rFonts w:ascii="B Nazanin" w:eastAsia="B Nazanin" w:hAnsi="B Nazanin" w:cs="B Nazanin"/>
                <w:sz w:val="22"/>
                <w:szCs w:val="22"/>
                <w:rtl/>
              </w:rPr>
              <w:t>صفحه</w:t>
            </w:r>
          </w:p>
        </w:tc>
        <w:tc>
          <w:tcPr>
            <w:tcW w:w="0" w:type="auto"/>
            <w:shd w:val="solid" w:color="D9E2F3" w:fill="auto"/>
          </w:tcPr>
          <w:p w14:paraId="6E9167E0" w14:textId="77777777" w:rsidR="00FE1194" w:rsidRDefault="00000000" w:rsidP="00077A77">
            <w:pPr>
              <w:bidi/>
              <w:spacing w:after="40"/>
            </w:pPr>
            <w:r>
              <w:rPr>
                <w:rFonts w:ascii="B Nazanin" w:eastAsia="B Nazanin" w:hAnsi="B Nazanin" w:cs="B Nazanin"/>
                <w:sz w:val="22"/>
                <w:szCs w:val="22"/>
                <w:rtl/>
              </w:rPr>
              <w:t>شرح</w:t>
            </w:r>
          </w:p>
        </w:tc>
      </w:tr>
      <w:tr w:rsidR="00FE1194" w14:paraId="5F62702D" w14:textId="77777777">
        <w:tblPrEx>
          <w:tblCellMar>
            <w:top w:w="0" w:type="dxa"/>
            <w:bottom w:w="0" w:type="dxa"/>
          </w:tblCellMar>
        </w:tblPrEx>
        <w:tc>
          <w:tcPr>
            <w:tcW w:w="0" w:type="auto"/>
          </w:tcPr>
          <w:p w14:paraId="6758450B" w14:textId="77777777" w:rsidR="00FE1194" w:rsidRDefault="00000000" w:rsidP="00077A77">
            <w:pPr>
              <w:bidi/>
              <w:spacing w:after="40"/>
            </w:pPr>
            <w:r>
              <w:rPr>
                <w:rFonts w:ascii="B Nazanin" w:eastAsia="B Nazanin" w:hAnsi="B Nazanin" w:cs="B Nazanin"/>
                <w:sz w:val="22"/>
                <w:szCs w:val="22"/>
                <w:rtl/>
              </w:rPr>
              <w:t>۱۶</w:t>
            </w:r>
          </w:p>
        </w:tc>
        <w:tc>
          <w:tcPr>
            <w:tcW w:w="0" w:type="auto"/>
          </w:tcPr>
          <w:p w14:paraId="405DAF7B" w14:textId="77777777" w:rsidR="00FE1194" w:rsidRDefault="00000000" w:rsidP="00077A77">
            <w:pPr>
              <w:bidi/>
              <w:spacing w:after="40"/>
            </w:pPr>
            <w:r>
              <w:rPr>
                <w:rFonts w:ascii="B Nazanin" w:eastAsia="B Nazanin" w:hAnsi="B Nazanin" w:cs="B Nazanin"/>
                <w:sz w:val="22"/>
                <w:szCs w:val="22"/>
                <w:rtl/>
              </w:rPr>
              <w:t>ژورنال (مجله)</w:t>
            </w:r>
          </w:p>
        </w:tc>
        <w:tc>
          <w:tcPr>
            <w:tcW w:w="0" w:type="auto"/>
          </w:tcPr>
          <w:p w14:paraId="6521DE85" w14:textId="77777777" w:rsidR="00FE1194" w:rsidRDefault="00000000" w:rsidP="00077A77">
            <w:pPr>
              <w:bidi/>
              <w:spacing w:after="40"/>
            </w:pPr>
            <w:r>
              <w:rPr>
                <w:rFonts w:ascii="B Nazanin" w:eastAsia="B Nazanin" w:hAnsi="B Nazanin" w:cs="B Nazanin"/>
                <w:sz w:val="22"/>
                <w:szCs w:val="22"/>
                <w:rtl/>
              </w:rPr>
              <w:t>صفحه فهرست + قالب مقاله</w:t>
            </w:r>
          </w:p>
        </w:tc>
      </w:tr>
      <w:tr w:rsidR="00FE1194" w14:paraId="65F90C64" w14:textId="77777777">
        <w:tblPrEx>
          <w:tblCellMar>
            <w:top w:w="0" w:type="dxa"/>
            <w:bottom w:w="0" w:type="dxa"/>
          </w:tblCellMar>
        </w:tblPrEx>
        <w:tc>
          <w:tcPr>
            <w:tcW w:w="0" w:type="auto"/>
          </w:tcPr>
          <w:p w14:paraId="5E7662B6" w14:textId="77777777" w:rsidR="00FE1194" w:rsidRDefault="00000000" w:rsidP="00077A77">
            <w:pPr>
              <w:bidi/>
              <w:spacing w:after="40"/>
            </w:pPr>
            <w:r>
              <w:rPr>
                <w:rFonts w:ascii="B Nazanin" w:eastAsia="B Nazanin" w:hAnsi="B Nazanin" w:cs="B Nazanin"/>
                <w:sz w:val="22"/>
                <w:szCs w:val="22"/>
                <w:rtl/>
              </w:rPr>
              <w:t>۱۷</w:t>
            </w:r>
          </w:p>
        </w:tc>
        <w:tc>
          <w:tcPr>
            <w:tcW w:w="0" w:type="auto"/>
          </w:tcPr>
          <w:p w14:paraId="7EB5BD53" w14:textId="77777777" w:rsidR="00FE1194" w:rsidRDefault="00000000" w:rsidP="00077A77">
            <w:pPr>
              <w:bidi/>
              <w:spacing w:after="40"/>
            </w:pPr>
            <w:r>
              <w:rPr>
                <w:rFonts w:ascii="B Nazanin" w:eastAsia="B Nazanin" w:hAnsi="B Nazanin" w:cs="B Nazanin"/>
                <w:sz w:val="22"/>
                <w:szCs w:val="22"/>
                <w:rtl/>
              </w:rPr>
              <w:t>آرشیو ژورنال</w:t>
            </w:r>
          </w:p>
        </w:tc>
        <w:tc>
          <w:tcPr>
            <w:tcW w:w="0" w:type="auto"/>
          </w:tcPr>
          <w:p w14:paraId="1D2D17DC" w14:textId="77777777" w:rsidR="00FE1194" w:rsidRDefault="00000000" w:rsidP="00077A77">
            <w:pPr>
              <w:bidi/>
              <w:spacing w:after="40"/>
            </w:pPr>
            <w:r>
              <w:rPr>
                <w:rFonts w:ascii="B Nazanin" w:eastAsia="B Nazanin" w:hAnsi="B Nazanin" w:cs="B Nazanin"/>
                <w:sz w:val="22"/>
                <w:szCs w:val="22"/>
                <w:rtl/>
              </w:rPr>
              <w:t>دسته‌بندی و برچسب</w:t>
            </w:r>
          </w:p>
        </w:tc>
      </w:tr>
      <w:tr w:rsidR="00FE1194" w14:paraId="3438DF7E" w14:textId="77777777">
        <w:tblPrEx>
          <w:tblCellMar>
            <w:top w:w="0" w:type="dxa"/>
            <w:bottom w:w="0" w:type="dxa"/>
          </w:tblCellMar>
        </w:tblPrEx>
        <w:tc>
          <w:tcPr>
            <w:tcW w:w="0" w:type="auto"/>
          </w:tcPr>
          <w:p w14:paraId="1E5D3E62" w14:textId="77777777" w:rsidR="00FE1194" w:rsidRDefault="00000000" w:rsidP="00077A77">
            <w:pPr>
              <w:bidi/>
              <w:spacing w:after="40"/>
            </w:pPr>
            <w:r>
              <w:rPr>
                <w:rFonts w:ascii="B Nazanin" w:eastAsia="B Nazanin" w:hAnsi="B Nazanin" w:cs="B Nazanin"/>
                <w:sz w:val="22"/>
                <w:szCs w:val="22"/>
                <w:rtl/>
              </w:rPr>
              <w:t>۱۸</w:t>
            </w:r>
          </w:p>
        </w:tc>
        <w:tc>
          <w:tcPr>
            <w:tcW w:w="0" w:type="auto"/>
          </w:tcPr>
          <w:p w14:paraId="7A2EF836" w14:textId="77777777" w:rsidR="00FE1194" w:rsidRDefault="00000000" w:rsidP="00077A77">
            <w:pPr>
              <w:bidi/>
              <w:spacing w:after="40"/>
            </w:pPr>
            <w:r>
              <w:rPr>
                <w:rFonts w:ascii="B Nazanin" w:eastAsia="B Nazanin" w:hAnsi="B Nazanin" w:cs="B Nazanin"/>
                <w:sz w:val="22"/>
                <w:szCs w:val="22"/>
                <w:rtl/>
              </w:rPr>
              <w:t>سوالات متداول</w:t>
            </w:r>
          </w:p>
        </w:tc>
        <w:tc>
          <w:tcPr>
            <w:tcW w:w="0" w:type="auto"/>
          </w:tcPr>
          <w:p w14:paraId="76F51BD0" w14:textId="77777777" w:rsidR="00FE1194" w:rsidRDefault="00000000" w:rsidP="00077A77">
            <w:pPr>
              <w:bidi/>
              <w:spacing w:after="40"/>
            </w:pPr>
            <w:r>
              <w:rPr>
                <w:rFonts w:ascii="B Nazanin" w:eastAsia="B Nazanin" w:hAnsi="B Nazanin" w:cs="B Nazanin"/>
                <w:sz w:val="22"/>
                <w:szCs w:val="22"/>
                <w:rtl/>
              </w:rPr>
              <w:t>صفحه FAQ</w:t>
            </w:r>
          </w:p>
        </w:tc>
      </w:tr>
      <w:tr w:rsidR="00FE1194" w14:paraId="60D7FA9A" w14:textId="77777777">
        <w:tblPrEx>
          <w:tblCellMar>
            <w:top w:w="0" w:type="dxa"/>
            <w:bottom w:w="0" w:type="dxa"/>
          </w:tblCellMar>
        </w:tblPrEx>
        <w:tc>
          <w:tcPr>
            <w:tcW w:w="0" w:type="auto"/>
          </w:tcPr>
          <w:p w14:paraId="04E2B207" w14:textId="77777777" w:rsidR="00FE1194" w:rsidRDefault="00000000" w:rsidP="00077A77">
            <w:pPr>
              <w:bidi/>
              <w:spacing w:after="40"/>
            </w:pPr>
            <w:r>
              <w:rPr>
                <w:rFonts w:ascii="B Nazanin" w:eastAsia="B Nazanin" w:hAnsi="B Nazanin" w:cs="B Nazanin"/>
                <w:sz w:val="22"/>
                <w:szCs w:val="22"/>
                <w:rtl/>
              </w:rPr>
              <w:t>۱۹</w:t>
            </w:r>
          </w:p>
        </w:tc>
        <w:tc>
          <w:tcPr>
            <w:tcW w:w="0" w:type="auto"/>
          </w:tcPr>
          <w:p w14:paraId="07D47470" w14:textId="77777777" w:rsidR="00FE1194" w:rsidRDefault="00000000" w:rsidP="00077A77">
            <w:pPr>
              <w:bidi/>
              <w:spacing w:after="40"/>
            </w:pPr>
            <w:r>
              <w:rPr>
                <w:rFonts w:ascii="B Nazanin" w:eastAsia="B Nazanin" w:hAnsi="B Nazanin" w:cs="B Nazanin"/>
                <w:sz w:val="22"/>
                <w:szCs w:val="22"/>
                <w:rtl/>
              </w:rPr>
              <w:t>راهنمای نگهداری و متریال‌ها</w:t>
            </w:r>
          </w:p>
        </w:tc>
        <w:tc>
          <w:tcPr>
            <w:tcW w:w="0" w:type="auto"/>
          </w:tcPr>
          <w:p w14:paraId="7C83A182" w14:textId="77777777" w:rsidR="00FE1194" w:rsidRDefault="00000000" w:rsidP="00077A77">
            <w:pPr>
              <w:bidi/>
              <w:spacing w:after="40"/>
            </w:pPr>
            <w:r>
              <w:rPr>
                <w:rFonts w:ascii="B Nazanin" w:eastAsia="B Nazanin" w:hAnsi="B Nazanin" w:cs="B Nazanin"/>
                <w:sz w:val="22"/>
                <w:szCs w:val="22"/>
                <w:rtl/>
              </w:rPr>
              <w:t>راهنمای مراقبت از محصولات</w:t>
            </w:r>
          </w:p>
        </w:tc>
      </w:tr>
      <w:tr w:rsidR="00FE1194" w14:paraId="6A92C833" w14:textId="77777777">
        <w:tblPrEx>
          <w:tblCellMar>
            <w:top w:w="0" w:type="dxa"/>
            <w:bottom w:w="0" w:type="dxa"/>
          </w:tblCellMar>
        </w:tblPrEx>
        <w:tc>
          <w:tcPr>
            <w:tcW w:w="0" w:type="auto"/>
          </w:tcPr>
          <w:p w14:paraId="58B5C1E2" w14:textId="77777777" w:rsidR="00FE1194" w:rsidRDefault="00000000" w:rsidP="00077A77">
            <w:pPr>
              <w:bidi/>
              <w:spacing w:after="40"/>
            </w:pPr>
            <w:r>
              <w:rPr>
                <w:rFonts w:ascii="B Nazanin" w:eastAsia="B Nazanin" w:hAnsi="B Nazanin" w:cs="B Nazanin"/>
                <w:sz w:val="22"/>
                <w:szCs w:val="22"/>
                <w:rtl/>
              </w:rPr>
              <w:t>۲۰</w:t>
            </w:r>
          </w:p>
        </w:tc>
        <w:tc>
          <w:tcPr>
            <w:tcW w:w="0" w:type="auto"/>
          </w:tcPr>
          <w:p w14:paraId="4FDBD012" w14:textId="77777777" w:rsidR="00FE1194" w:rsidRDefault="00000000" w:rsidP="00077A77">
            <w:pPr>
              <w:bidi/>
              <w:spacing w:after="40"/>
            </w:pPr>
            <w:r>
              <w:rPr>
                <w:rFonts w:ascii="B Nazanin" w:eastAsia="B Nazanin" w:hAnsi="B Nazanin" w:cs="B Nazanin"/>
                <w:sz w:val="22"/>
                <w:szCs w:val="22"/>
                <w:rtl/>
              </w:rPr>
              <w:t>درباره ما / داستان آتلیه</w:t>
            </w:r>
          </w:p>
        </w:tc>
        <w:tc>
          <w:tcPr>
            <w:tcW w:w="0" w:type="auto"/>
          </w:tcPr>
          <w:p w14:paraId="3ECA1BA1" w14:textId="77777777" w:rsidR="00FE1194" w:rsidRDefault="00000000" w:rsidP="00077A77">
            <w:pPr>
              <w:bidi/>
              <w:spacing w:after="40"/>
            </w:pPr>
            <w:r>
              <w:rPr>
                <w:rFonts w:ascii="B Nazanin" w:eastAsia="B Nazanin" w:hAnsi="B Nazanin" w:cs="B Nazanin"/>
                <w:sz w:val="22"/>
                <w:szCs w:val="22"/>
                <w:rtl/>
              </w:rPr>
              <w:t>معرفی برند</w:t>
            </w:r>
          </w:p>
        </w:tc>
      </w:tr>
    </w:tbl>
    <w:p w14:paraId="1C174F21" w14:textId="77777777" w:rsidR="00FE1194" w:rsidRDefault="00FE1194" w:rsidP="00077A77">
      <w:pPr>
        <w:bidi/>
        <w:spacing w:after="60"/>
      </w:pPr>
    </w:p>
    <w:p w14:paraId="45436F78" w14:textId="77777777" w:rsidR="00FE1194" w:rsidRDefault="00000000" w:rsidP="00077A77">
      <w:pPr>
        <w:bidi/>
        <w:spacing w:after="120"/>
      </w:pPr>
      <w:r>
        <w:rPr>
          <w:rFonts w:ascii="B Nazanin" w:eastAsia="B Nazanin" w:hAnsi="B Nazanin" w:cs="B Nazanin"/>
          <w:b/>
          <w:bCs/>
          <w:sz w:val="24"/>
          <w:szCs w:val="24"/>
          <w:rtl/>
        </w:rPr>
        <w:t>افزوده‌های سطح سخاوتمندانه: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
        <w:gridCol w:w="3530"/>
        <w:gridCol w:w="5357"/>
      </w:tblGrid>
      <w:tr w:rsidR="00FE1194" w14:paraId="2A29AF23" w14:textId="77777777">
        <w:tblPrEx>
          <w:tblCellMar>
            <w:top w:w="0" w:type="dxa"/>
            <w:bottom w:w="0" w:type="dxa"/>
          </w:tblCellMar>
        </w:tblPrEx>
        <w:tc>
          <w:tcPr>
            <w:tcW w:w="0" w:type="auto"/>
            <w:shd w:val="solid" w:color="D9E2F3" w:fill="auto"/>
          </w:tcPr>
          <w:p w14:paraId="47181733"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023ED9BF" w14:textId="77777777" w:rsidR="00FE1194" w:rsidRDefault="00000000" w:rsidP="00077A77">
            <w:pPr>
              <w:bidi/>
              <w:spacing w:after="40"/>
            </w:pPr>
            <w:r>
              <w:rPr>
                <w:rFonts w:ascii="B Nazanin" w:eastAsia="B Nazanin" w:hAnsi="B Nazanin" w:cs="B Nazanin"/>
                <w:sz w:val="22"/>
                <w:szCs w:val="22"/>
                <w:rtl/>
              </w:rPr>
              <w:t>صفحه</w:t>
            </w:r>
          </w:p>
        </w:tc>
        <w:tc>
          <w:tcPr>
            <w:tcW w:w="0" w:type="auto"/>
            <w:shd w:val="solid" w:color="D9E2F3" w:fill="auto"/>
          </w:tcPr>
          <w:p w14:paraId="40341C2D" w14:textId="77777777" w:rsidR="00FE1194" w:rsidRDefault="00000000" w:rsidP="00077A77">
            <w:pPr>
              <w:bidi/>
              <w:spacing w:after="40"/>
            </w:pPr>
            <w:r>
              <w:rPr>
                <w:rFonts w:ascii="B Nazanin" w:eastAsia="B Nazanin" w:hAnsi="B Nazanin" w:cs="B Nazanin"/>
                <w:sz w:val="22"/>
                <w:szCs w:val="22"/>
                <w:rtl/>
              </w:rPr>
              <w:t>شرح</w:t>
            </w:r>
          </w:p>
        </w:tc>
      </w:tr>
      <w:tr w:rsidR="00FE1194" w14:paraId="26549173" w14:textId="77777777">
        <w:tblPrEx>
          <w:tblCellMar>
            <w:top w:w="0" w:type="dxa"/>
            <w:bottom w:w="0" w:type="dxa"/>
          </w:tblCellMar>
        </w:tblPrEx>
        <w:tc>
          <w:tcPr>
            <w:tcW w:w="0" w:type="auto"/>
          </w:tcPr>
          <w:p w14:paraId="1C309275" w14:textId="77777777" w:rsidR="00FE1194" w:rsidRDefault="00000000" w:rsidP="00077A77">
            <w:pPr>
              <w:bidi/>
              <w:spacing w:after="40"/>
            </w:pPr>
            <w:r>
              <w:rPr>
                <w:rFonts w:ascii="B Nazanin" w:eastAsia="B Nazanin" w:hAnsi="B Nazanin" w:cs="B Nazanin"/>
                <w:sz w:val="22"/>
                <w:szCs w:val="22"/>
                <w:rtl/>
              </w:rPr>
              <w:t>۲۱</w:t>
            </w:r>
          </w:p>
        </w:tc>
        <w:tc>
          <w:tcPr>
            <w:tcW w:w="0" w:type="auto"/>
          </w:tcPr>
          <w:p w14:paraId="0E6F4396" w14:textId="77777777" w:rsidR="00FE1194" w:rsidRDefault="00000000" w:rsidP="00077A77">
            <w:pPr>
              <w:bidi/>
              <w:spacing w:after="40"/>
            </w:pPr>
            <w:r>
              <w:rPr>
                <w:rFonts w:ascii="B Nazanin" w:eastAsia="B Nazanin" w:hAnsi="B Nazanin" w:cs="B Nazanin"/>
                <w:sz w:val="22"/>
                <w:szCs w:val="22"/>
                <w:rtl/>
              </w:rPr>
              <w:t>صفحات محتوایی بلند (Pillar)</w:t>
            </w:r>
          </w:p>
        </w:tc>
        <w:tc>
          <w:tcPr>
            <w:tcW w:w="0" w:type="auto"/>
          </w:tcPr>
          <w:p w14:paraId="5D8083FE" w14:textId="77777777" w:rsidR="00FE1194" w:rsidRDefault="00000000" w:rsidP="00077A77">
            <w:pPr>
              <w:bidi/>
              <w:spacing w:after="40"/>
            </w:pPr>
            <w:r>
              <w:rPr>
                <w:rFonts w:ascii="B Nazanin" w:eastAsia="B Nazanin" w:hAnsi="B Nazanin" w:cs="B Nazanin"/>
                <w:sz w:val="22"/>
                <w:szCs w:val="22"/>
                <w:rtl/>
              </w:rPr>
              <w:t>صفحات بلند فارسی برای کلیدواژه‌های هدف سئو</w:t>
            </w:r>
          </w:p>
        </w:tc>
      </w:tr>
      <w:tr w:rsidR="00FE1194" w14:paraId="7A5BC8D0" w14:textId="77777777">
        <w:tblPrEx>
          <w:tblCellMar>
            <w:top w:w="0" w:type="dxa"/>
            <w:bottom w:w="0" w:type="dxa"/>
          </w:tblCellMar>
        </w:tblPrEx>
        <w:tc>
          <w:tcPr>
            <w:tcW w:w="0" w:type="auto"/>
          </w:tcPr>
          <w:p w14:paraId="155CAB04" w14:textId="77777777" w:rsidR="00FE1194" w:rsidRDefault="00000000" w:rsidP="00077A77">
            <w:pPr>
              <w:bidi/>
              <w:spacing w:after="40"/>
            </w:pPr>
            <w:r>
              <w:rPr>
                <w:rFonts w:ascii="B Nazanin" w:eastAsia="B Nazanin" w:hAnsi="B Nazanin" w:cs="B Nazanin"/>
                <w:sz w:val="22"/>
                <w:szCs w:val="22"/>
                <w:rtl/>
              </w:rPr>
              <w:t>۲۲</w:t>
            </w:r>
          </w:p>
        </w:tc>
        <w:tc>
          <w:tcPr>
            <w:tcW w:w="0" w:type="auto"/>
          </w:tcPr>
          <w:p w14:paraId="1F1981CF" w14:textId="77777777" w:rsidR="00FE1194" w:rsidRDefault="00000000" w:rsidP="00077A77">
            <w:pPr>
              <w:bidi/>
              <w:spacing w:after="40"/>
            </w:pPr>
            <w:r>
              <w:rPr>
                <w:rFonts w:ascii="B Nazanin" w:eastAsia="B Nazanin" w:hAnsi="B Nazanin" w:cs="B Nazanin"/>
                <w:sz w:val="22"/>
                <w:szCs w:val="22"/>
                <w:rtl/>
              </w:rPr>
              <w:t>صفحات فرود دسته‌بندی محصول</w:t>
            </w:r>
          </w:p>
        </w:tc>
        <w:tc>
          <w:tcPr>
            <w:tcW w:w="0" w:type="auto"/>
          </w:tcPr>
          <w:p w14:paraId="3095B55F" w14:textId="77777777" w:rsidR="00FE1194" w:rsidRDefault="00000000" w:rsidP="00077A77">
            <w:pPr>
              <w:bidi/>
              <w:spacing w:after="40"/>
            </w:pPr>
            <w:r>
              <w:rPr>
                <w:rFonts w:ascii="B Nazanin" w:eastAsia="B Nazanin" w:hAnsi="B Nazanin" w:cs="B Nazanin"/>
                <w:sz w:val="22"/>
                <w:szCs w:val="22"/>
                <w:rtl/>
              </w:rPr>
              <w:t>صفحات ویرایشی با محتوای اختصاصی هر دسته</w:t>
            </w:r>
          </w:p>
        </w:tc>
      </w:tr>
      <w:tr w:rsidR="00FE1194" w14:paraId="7B511F96" w14:textId="77777777">
        <w:tblPrEx>
          <w:tblCellMar>
            <w:top w:w="0" w:type="dxa"/>
            <w:bottom w:w="0" w:type="dxa"/>
          </w:tblCellMar>
        </w:tblPrEx>
        <w:tc>
          <w:tcPr>
            <w:tcW w:w="0" w:type="auto"/>
          </w:tcPr>
          <w:p w14:paraId="2E33C275" w14:textId="77777777" w:rsidR="00FE1194" w:rsidRDefault="00000000" w:rsidP="00077A77">
            <w:pPr>
              <w:bidi/>
              <w:spacing w:after="40"/>
            </w:pPr>
            <w:r>
              <w:rPr>
                <w:rFonts w:ascii="B Nazanin" w:eastAsia="B Nazanin" w:hAnsi="B Nazanin" w:cs="B Nazanin"/>
                <w:sz w:val="22"/>
                <w:szCs w:val="22"/>
                <w:rtl/>
              </w:rPr>
              <w:t>۲۳</w:t>
            </w:r>
          </w:p>
        </w:tc>
        <w:tc>
          <w:tcPr>
            <w:tcW w:w="0" w:type="auto"/>
          </w:tcPr>
          <w:p w14:paraId="12B7D5C1" w14:textId="77777777" w:rsidR="00FE1194" w:rsidRDefault="00000000" w:rsidP="00077A77">
            <w:pPr>
              <w:bidi/>
              <w:spacing w:after="40"/>
            </w:pPr>
            <w:r>
              <w:rPr>
                <w:rFonts w:ascii="B Nazanin" w:eastAsia="B Nazanin" w:hAnsi="B Nazanin" w:cs="B Nazanin"/>
                <w:sz w:val="22"/>
                <w:szCs w:val="22"/>
                <w:rtl/>
              </w:rPr>
              <w:t>صفحه رویدادها / بازدید نمایشگاه</w:t>
            </w:r>
          </w:p>
        </w:tc>
        <w:tc>
          <w:tcPr>
            <w:tcW w:w="0" w:type="auto"/>
          </w:tcPr>
          <w:p w14:paraId="318FF906" w14:textId="77777777" w:rsidR="00FE1194" w:rsidRDefault="00000000" w:rsidP="00077A77">
            <w:pPr>
              <w:bidi/>
              <w:spacing w:after="40"/>
            </w:pPr>
            <w:r>
              <w:rPr>
                <w:rFonts w:ascii="B Nazanin" w:eastAsia="B Nazanin" w:hAnsi="B Nazanin" w:cs="B Nazanin"/>
                <w:sz w:val="22"/>
                <w:szCs w:val="22"/>
                <w:rtl/>
              </w:rPr>
              <w:t>محتوای ایستا — بدون سامانه رزرو</w:t>
            </w:r>
          </w:p>
        </w:tc>
      </w:tr>
      <w:tr w:rsidR="00FE1194" w14:paraId="2D67DF1F" w14:textId="77777777">
        <w:tblPrEx>
          <w:tblCellMar>
            <w:top w:w="0" w:type="dxa"/>
            <w:bottom w:w="0" w:type="dxa"/>
          </w:tblCellMar>
        </w:tblPrEx>
        <w:tc>
          <w:tcPr>
            <w:tcW w:w="0" w:type="auto"/>
          </w:tcPr>
          <w:p w14:paraId="7235B779" w14:textId="77777777" w:rsidR="00FE1194" w:rsidRDefault="00000000" w:rsidP="00077A77">
            <w:pPr>
              <w:bidi/>
              <w:spacing w:after="40"/>
            </w:pPr>
            <w:r>
              <w:rPr>
                <w:rFonts w:ascii="B Nazanin" w:eastAsia="B Nazanin" w:hAnsi="B Nazanin" w:cs="B Nazanin"/>
                <w:sz w:val="22"/>
                <w:szCs w:val="22"/>
                <w:rtl/>
              </w:rPr>
              <w:t>۲۴</w:t>
            </w:r>
          </w:p>
        </w:tc>
        <w:tc>
          <w:tcPr>
            <w:tcW w:w="0" w:type="auto"/>
          </w:tcPr>
          <w:p w14:paraId="11CC9213" w14:textId="77777777" w:rsidR="00FE1194" w:rsidRDefault="00000000" w:rsidP="00077A77">
            <w:pPr>
              <w:bidi/>
              <w:spacing w:after="40"/>
            </w:pPr>
            <w:r>
              <w:rPr>
                <w:rFonts w:ascii="B Nazanin" w:eastAsia="B Nazanin" w:hAnsi="B Nazanin" w:cs="B Nazanin"/>
                <w:sz w:val="22"/>
                <w:szCs w:val="22"/>
                <w:rtl/>
              </w:rPr>
              <w:t>فرم درخواست بازدید از نمایشگاه</w:t>
            </w:r>
          </w:p>
        </w:tc>
        <w:tc>
          <w:tcPr>
            <w:tcW w:w="0" w:type="auto"/>
          </w:tcPr>
          <w:p w14:paraId="700C92C7" w14:textId="77777777" w:rsidR="00FE1194" w:rsidRDefault="00000000" w:rsidP="00077A77">
            <w:pPr>
              <w:bidi/>
              <w:spacing w:after="40"/>
            </w:pPr>
            <w:r>
              <w:rPr>
                <w:rFonts w:ascii="B Nazanin" w:eastAsia="B Nazanin" w:hAnsi="B Nazanin" w:cs="B Nazanin"/>
                <w:sz w:val="22"/>
                <w:szCs w:val="22"/>
                <w:rtl/>
              </w:rPr>
              <w:t>فرم ثبت سرنخ — صراحتاً سامانه نوبت‌دهی نیست</w:t>
            </w:r>
          </w:p>
        </w:tc>
      </w:tr>
    </w:tbl>
    <w:p w14:paraId="04E76170" w14:textId="77777777" w:rsidR="00FE1194" w:rsidRDefault="00FE1194" w:rsidP="00077A77">
      <w:pPr>
        <w:bidi/>
        <w:spacing w:after="60"/>
      </w:pPr>
    </w:p>
    <w:p w14:paraId="3B91A981" w14:textId="77777777" w:rsidR="00FE1194" w:rsidRDefault="00000000" w:rsidP="00077A77">
      <w:pPr>
        <w:bidi/>
        <w:spacing w:before="200" w:after="100"/>
      </w:pPr>
      <w:r>
        <w:rPr>
          <w:rFonts w:ascii="B Nazanin" w:eastAsia="B Nazanin" w:hAnsi="B Nazanin" w:cs="B Nazanin"/>
          <w:b/>
          <w:bCs/>
          <w:sz w:val="26"/>
          <w:szCs w:val="26"/>
          <w:rtl/>
        </w:rPr>
        <w:t>ت — پوسته تجارت الکترونیک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46"/>
        <w:gridCol w:w="5661"/>
      </w:tblGrid>
      <w:tr w:rsidR="00FE1194" w14:paraId="24BC8BDE" w14:textId="77777777">
        <w:tblPrEx>
          <w:tblCellMar>
            <w:top w:w="0" w:type="dxa"/>
            <w:bottom w:w="0" w:type="dxa"/>
          </w:tblCellMar>
        </w:tblPrEx>
        <w:tc>
          <w:tcPr>
            <w:tcW w:w="0" w:type="auto"/>
            <w:shd w:val="solid" w:color="D9E2F3" w:fill="auto"/>
          </w:tcPr>
          <w:p w14:paraId="5E208CF5"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21CC7DB4" w14:textId="77777777" w:rsidR="00FE1194" w:rsidRDefault="00000000" w:rsidP="00077A77">
            <w:pPr>
              <w:bidi/>
              <w:spacing w:after="40"/>
            </w:pPr>
            <w:r>
              <w:rPr>
                <w:rFonts w:ascii="B Nazanin" w:eastAsia="B Nazanin" w:hAnsi="B Nazanin" w:cs="B Nazanin"/>
                <w:sz w:val="22"/>
                <w:szCs w:val="22"/>
                <w:rtl/>
              </w:rPr>
              <w:t>تحویل‌دادنی</w:t>
            </w:r>
          </w:p>
        </w:tc>
        <w:tc>
          <w:tcPr>
            <w:tcW w:w="0" w:type="auto"/>
            <w:shd w:val="solid" w:color="D9E2F3" w:fill="auto"/>
          </w:tcPr>
          <w:p w14:paraId="3CFF2F0B" w14:textId="77777777" w:rsidR="00FE1194" w:rsidRDefault="00000000" w:rsidP="00077A77">
            <w:pPr>
              <w:bidi/>
              <w:spacing w:after="40"/>
            </w:pPr>
            <w:r>
              <w:rPr>
                <w:rFonts w:ascii="B Nazanin" w:eastAsia="B Nazanin" w:hAnsi="B Nazanin" w:cs="B Nazanin"/>
                <w:sz w:val="22"/>
                <w:szCs w:val="22"/>
                <w:rtl/>
              </w:rPr>
              <w:t>شرح</w:t>
            </w:r>
          </w:p>
        </w:tc>
      </w:tr>
      <w:tr w:rsidR="00FE1194" w14:paraId="6AAE0C17" w14:textId="77777777">
        <w:tblPrEx>
          <w:tblCellMar>
            <w:top w:w="0" w:type="dxa"/>
            <w:bottom w:w="0" w:type="dxa"/>
          </w:tblCellMar>
        </w:tblPrEx>
        <w:tc>
          <w:tcPr>
            <w:tcW w:w="0" w:type="auto"/>
          </w:tcPr>
          <w:p w14:paraId="704E9970" w14:textId="77777777" w:rsidR="00FE1194" w:rsidRDefault="00000000" w:rsidP="00077A77">
            <w:pPr>
              <w:bidi/>
              <w:spacing w:after="40"/>
            </w:pPr>
            <w:r>
              <w:rPr>
                <w:rFonts w:ascii="B Nazanin" w:eastAsia="B Nazanin" w:hAnsi="B Nazanin" w:cs="B Nazanin"/>
                <w:sz w:val="22"/>
                <w:szCs w:val="22"/>
                <w:rtl/>
              </w:rPr>
              <w:t>۲۵</w:t>
            </w:r>
          </w:p>
        </w:tc>
        <w:tc>
          <w:tcPr>
            <w:tcW w:w="0" w:type="auto"/>
          </w:tcPr>
          <w:p w14:paraId="12615D12" w14:textId="77777777" w:rsidR="00FE1194" w:rsidRDefault="00000000" w:rsidP="00077A77">
            <w:pPr>
              <w:bidi/>
              <w:spacing w:after="40"/>
            </w:pPr>
            <w:r>
              <w:rPr>
                <w:rFonts w:ascii="B Nazanin" w:eastAsia="B Nazanin" w:hAnsi="B Nazanin" w:cs="B Nazanin"/>
                <w:sz w:val="22"/>
                <w:szCs w:val="22"/>
                <w:rtl/>
              </w:rPr>
              <w:t>حساب کاربری مشتری</w:t>
            </w:r>
          </w:p>
        </w:tc>
        <w:tc>
          <w:tcPr>
            <w:tcW w:w="0" w:type="auto"/>
          </w:tcPr>
          <w:p w14:paraId="3C3C26EC" w14:textId="77777777" w:rsidR="00FE1194" w:rsidRDefault="00000000" w:rsidP="00077A77">
            <w:pPr>
              <w:bidi/>
              <w:spacing w:after="40"/>
            </w:pPr>
            <w:r>
              <w:rPr>
                <w:rFonts w:ascii="B Nazanin" w:eastAsia="B Nazanin" w:hAnsi="B Nazanin" w:cs="B Nazanin"/>
                <w:sz w:val="22"/>
                <w:szCs w:val="22"/>
                <w:rtl/>
              </w:rPr>
              <w:t>ثبت‌نام با شماره تلفن + OTP از طریق کاوه‌نگار</w:t>
            </w:r>
          </w:p>
        </w:tc>
      </w:tr>
      <w:tr w:rsidR="00FE1194" w14:paraId="412E31D0" w14:textId="77777777">
        <w:tblPrEx>
          <w:tblCellMar>
            <w:top w:w="0" w:type="dxa"/>
            <w:bottom w:w="0" w:type="dxa"/>
          </w:tblCellMar>
        </w:tblPrEx>
        <w:tc>
          <w:tcPr>
            <w:tcW w:w="0" w:type="auto"/>
          </w:tcPr>
          <w:p w14:paraId="3212BED3" w14:textId="77777777" w:rsidR="00FE1194" w:rsidRDefault="00000000" w:rsidP="00077A77">
            <w:pPr>
              <w:bidi/>
              <w:spacing w:after="40"/>
            </w:pPr>
            <w:r>
              <w:rPr>
                <w:rFonts w:ascii="B Nazanin" w:eastAsia="B Nazanin" w:hAnsi="B Nazanin" w:cs="B Nazanin"/>
                <w:sz w:val="22"/>
                <w:szCs w:val="22"/>
                <w:rtl/>
              </w:rPr>
              <w:t>۲۶</w:t>
            </w:r>
          </w:p>
        </w:tc>
        <w:tc>
          <w:tcPr>
            <w:tcW w:w="0" w:type="auto"/>
          </w:tcPr>
          <w:p w14:paraId="142F70C8" w14:textId="77777777" w:rsidR="00FE1194" w:rsidRDefault="00000000" w:rsidP="00077A77">
            <w:pPr>
              <w:bidi/>
              <w:spacing w:after="40"/>
            </w:pPr>
            <w:r>
              <w:rPr>
                <w:rFonts w:ascii="B Nazanin" w:eastAsia="B Nazanin" w:hAnsi="B Nazanin" w:cs="B Nazanin"/>
                <w:sz w:val="22"/>
                <w:szCs w:val="22"/>
                <w:rtl/>
              </w:rPr>
              <w:t>سبد خرید و جریان تسویه</w:t>
            </w:r>
          </w:p>
        </w:tc>
        <w:tc>
          <w:tcPr>
            <w:tcW w:w="0" w:type="auto"/>
          </w:tcPr>
          <w:p w14:paraId="7B06711C" w14:textId="77777777" w:rsidR="00FE1194" w:rsidRDefault="00000000" w:rsidP="00077A77">
            <w:pPr>
              <w:bidi/>
              <w:spacing w:after="40"/>
            </w:pPr>
            <w:r>
              <w:rPr>
                <w:rFonts w:ascii="B Nazanin" w:eastAsia="B Nazanin" w:hAnsi="B Nazanin" w:cs="B Nazanin"/>
                <w:sz w:val="22"/>
                <w:szCs w:val="22"/>
                <w:rtl/>
              </w:rPr>
              <w:t>فارسی، راست‌به‌چپ، آماده اتصال</w:t>
            </w:r>
          </w:p>
        </w:tc>
      </w:tr>
      <w:tr w:rsidR="00FE1194" w14:paraId="657606B0" w14:textId="77777777">
        <w:tblPrEx>
          <w:tblCellMar>
            <w:top w:w="0" w:type="dxa"/>
            <w:bottom w:w="0" w:type="dxa"/>
          </w:tblCellMar>
        </w:tblPrEx>
        <w:tc>
          <w:tcPr>
            <w:tcW w:w="0" w:type="auto"/>
          </w:tcPr>
          <w:p w14:paraId="2439CF1B" w14:textId="77777777" w:rsidR="00FE1194" w:rsidRDefault="00000000" w:rsidP="00077A77">
            <w:pPr>
              <w:bidi/>
              <w:spacing w:after="40"/>
            </w:pPr>
            <w:r>
              <w:rPr>
                <w:rFonts w:ascii="B Nazanin" w:eastAsia="B Nazanin" w:hAnsi="B Nazanin" w:cs="B Nazanin"/>
                <w:sz w:val="22"/>
                <w:szCs w:val="22"/>
                <w:rtl/>
              </w:rPr>
              <w:t>۲۷</w:t>
            </w:r>
          </w:p>
        </w:tc>
        <w:tc>
          <w:tcPr>
            <w:tcW w:w="0" w:type="auto"/>
          </w:tcPr>
          <w:p w14:paraId="58CB10C7" w14:textId="77777777" w:rsidR="00FE1194" w:rsidRDefault="00000000" w:rsidP="00077A77">
            <w:pPr>
              <w:bidi/>
              <w:spacing w:after="40"/>
            </w:pPr>
            <w:r>
              <w:rPr>
                <w:rFonts w:ascii="B Nazanin" w:eastAsia="B Nazanin" w:hAnsi="B Nazanin" w:cs="B Nazanin"/>
                <w:sz w:val="22"/>
                <w:szCs w:val="22"/>
                <w:rtl/>
              </w:rPr>
              <w:t>اتصال درگاه پرداخت</w:t>
            </w:r>
          </w:p>
        </w:tc>
        <w:tc>
          <w:tcPr>
            <w:tcW w:w="0" w:type="auto"/>
          </w:tcPr>
          <w:p w14:paraId="014F978F" w14:textId="77777777" w:rsidR="00FE1194" w:rsidRDefault="00000000" w:rsidP="00077A77">
            <w:pPr>
              <w:bidi/>
              <w:spacing w:after="40"/>
            </w:pPr>
            <w:r>
              <w:rPr>
                <w:rFonts w:ascii="B Nazanin" w:eastAsia="B Nazanin" w:hAnsi="B Nazanin" w:cs="B Nazanin"/>
                <w:sz w:val="22"/>
                <w:szCs w:val="22"/>
                <w:rtl/>
              </w:rPr>
              <w:t>عملیاتی روی محیط آزمایشی</w:t>
            </w:r>
          </w:p>
        </w:tc>
      </w:tr>
      <w:tr w:rsidR="00FE1194" w14:paraId="5E82A961" w14:textId="77777777">
        <w:tblPrEx>
          <w:tblCellMar>
            <w:top w:w="0" w:type="dxa"/>
            <w:bottom w:w="0" w:type="dxa"/>
          </w:tblCellMar>
        </w:tblPrEx>
        <w:tc>
          <w:tcPr>
            <w:tcW w:w="0" w:type="auto"/>
          </w:tcPr>
          <w:p w14:paraId="7BEB818D" w14:textId="77777777" w:rsidR="00FE1194" w:rsidRDefault="00000000" w:rsidP="00077A77">
            <w:pPr>
              <w:bidi/>
              <w:spacing w:after="40"/>
            </w:pPr>
            <w:r>
              <w:rPr>
                <w:rFonts w:ascii="B Nazanin" w:eastAsia="B Nazanin" w:hAnsi="B Nazanin" w:cs="B Nazanin"/>
                <w:sz w:val="22"/>
                <w:szCs w:val="22"/>
                <w:rtl/>
              </w:rPr>
              <w:t>۲۸</w:t>
            </w:r>
          </w:p>
        </w:tc>
        <w:tc>
          <w:tcPr>
            <w:tcW w:w="0" w:type="auto"/>
          </w:tcPr>
          <w:p w14:paraId="14D5EDF2" w14:textId="77777777" w:rsidR="00FE1194" w:rsidRDefault="00000000" w:rsidP="00077A77">
            <w:pPr>
              <w:bidi/>
              <w:spacing w:after="40"/>
            </w:pPr>
            <w:r>
              <w:rPr>
                <w:rFonts w:ascii="B Nazanin" w:eastAsia="B Nazanin" w:hAnsi="B Nazanin" w:cs="B Nazanin"/>
                <w:sz w:val="22"/>
                <w:szCs w:val="22"/>
                <w:rtl/>
              </w:rPr>
              <w:t>مدیریت آدرس</w:t>
            </w:r>
          </w:p>
        </w:tc>
        <w:tc>
          <w:tcPr>
            <w:tcW w:w="0" w:type="auto"/>
          </w:tcPr>
          <w:p w14:paraId="6E1609CB" w14:textId="77777777" w:rsidR="00FE1194" w:rsidRDefault="00000000" w:rsidP="00077A77">
            <w:pPr>
              <w:bidi/>
              <w:spacing w:after="40"/>
            </w:pPr>
            <w:r>
              <w:rPr>
                <w:rFonts w:ascii="B Nazanin" w:eastAsia="B Nazanin" w:hAnsi="B Nazanin" w:cs="B Nazanin"/>
                <w:sz w:val="22"/>
                <w:szCs w:val="22"/>
                <w:rtl/>
              </w:rPr>
              <w:t>فیلدهای آدرس ایرانی</w:t>
            </w:r>
          </w:p>
        </w:tc>
      </w:tr>
    </w:tbl>
    <w:p w14:paraId="55A8D929" w14:textId="77777777" w:rsidR="00FE1194" w:rsidRDefault="00FE1194" w:rsidP="00077A77">
      <w:pPr>
        <w:bidi/>
        <w:spacing w:after="60"/>
      </w:pPr>
    </w:p>
    <w:p w14:paraId="499FDB73" w14:textId="77777777" w:rsidR="00FE1194" w:rsidRDefault="00000000" w:rsidP="00077A77">
      <w:pPr>
        <w:bidi/>
        <w:spacing w:before="200" w:after="100"/>
      </w:pPr>
      <w:r>
        <w:rPr>
          <w:rFonts w:ascii="B Nazanin" w:eastAsia="B Nazanin" w:hAnsi="B Nazanin" w:cs="B Nazanin"/>
          <w:b/>
          <w:bCs/>
          <w:sz w:val="26"/>
          <w:szCs w:val="26"/>
          <w:rtl/>
        </w:rPr>
        <w:t>ث — اتصالات عملیاتی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
        <w:gridCol w:w="2807"/>
        <w:gridCol w:w="6115"/>
      </w:tblGrid>
      <w:tr w:rsidR="00FE1194" w14:paraId="2A377631" w14:textId="77777777">
        <w:tblPrEx>
          <w:tblCellMar>
            <w:top w:w="0" w:type="dxa"/>
            <w:bottom w:w="0" w:type="dxa"/>
          </w:tblCellMar>
        </w:tblPrEx>
        <w:tc>
          <w:tcPr>
            <w:tcW w:w="0" w:type="auto"/>
            <w:shd w:val="solid" w:color="D9E2F3" w:fill="auto"/>
          </w:tcPr>
          <w:p w14:paraId="14B2B7A7"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273C3239" w14:textId="77777777" w:rsidR="00FE1194" w:rsidRDefault="00000000" w:rsidP="00077A77">
            <w:pPr>
              <w:bidi/>
              <w:spacing w:after="40"/>
            </w:pPr>
            <w:r>
              <w:rPr>
                <w:rFonts w:ascii="B Nazanin" w:eastAsia="B Nazanin" w:hAnsi="B Nazanin" w:cs="B Nazanin"/>
                <w:sz w:val="22"/>
                <w:szCs w:val="22"/>
                <w:rtl/>
              </w:rPr>
              <w:t>تحویل‌دادنی</w:t>
            </w:r>
          </w:p>
        </w:tc>
        <w:tc>
          <w:tcPr>
            <w:tcW w:w="0" w:type="auto"/>
            <w:shd w:val="solid" w:color="D9E2F3" w:fill="auto"/>
          </w:tcPr>
          <w:p w14:paraId="4B5F8328" w14:textId="77777777" w:rsidR="00FE1194" w:rsidRDefault="00000000" w:rsidP="00077A77">
            <w:pPr>
              <w:bidi/>
              <w:spacing w:after="40"/>
            </w:pPr>
            <w:r>
              <w:rPr>
                <w:rFonts w:ascii="B Nazanin" w:eastAsia="B Nazanin" w:hAnsi="B Nazanin" w:cs="B Nazanin"/>
                <w:sz w:val="22"/>
                <w:szCs w:val="22"/>
                <w:rtl/>
              </w:rPr>
              <w:t>شرح</w:t>
            </w:r>
          </w:p>
        </w:tc>
      </w:tr>
      <w:tr w:rsidR="00FE1194" w14:paraId="43F202D6" w14:textId="77777777">
        <w:tblPrEx>
          <w:tblCellMar>
            <w:top w:w="0" w:type="dxa"/>
            <w:bottom w:w="0" w:type="dxa"/>
          </w:tblCellMar>
        </w:tblPrEx>
        <w:tc>
          <w:tcPr>
            <w:tcW w:w="0" w:type="auto"/>
          </w:tcPr>
          <w:p w14:paraId="2CBDF56B" w14:textId="77777777" w:rsidR="00FE1194" w:rsidRDefault="00000000" w:rsidP="00077A77">
            <w:pPr>
              <w:bidi/>
              <w:spacing w:after="40"/>
            </w:pPr>
            <w:r>
              <w:rPr>
                <w:rFonts w:ascii="B Nazanin" w:eastAsia="B Nazanin" w:hAnsi="B Nazanin" w:cs="B Nazanin"/>
                <w:sz w:val="22"/>
                <w:szCs w:val="22"/>
                <w:rtl/>
              </w:rPr>
              <w:t>۲۹</w:t>
            </w:r>
          </w:p>
        </w:tc>
        <w:tc>
          <w:tcPr>
            <w:tcW w:w="0" w:type="auto"/>
          </w:tcPr>
          <w:p w14:paraId="0E7CC584" w14:textId="77777777" w:rsidR="00FE1194" w:rsidRDefault="00000000" w:rsidP="00077A77">
            <w:pPr>
              <w:bidi/>
              <w:spacing w:after="40"/>
            </w:pPr>
            <w:r>
              <w:rPr>
                <w:rFonts w:ascii="B Nazanin" w:eastAsia="B Nazanin" w:hAnsi="B Nazanin" w:cs="B Nazanin"/>
                <w:sz w:val="22"/>
                <w:szCs w:val="22"/>
                <w:rtl/>
              </w:rPr>
              <w:t>اطلاع‌رسانی پیامکی استعلام</w:t>
            </w:r>
          </w:p>
        </w:tc>
        <w:tc>
          <w:tcPr>
            <w:tcW w:w="0" w:type="auto"/>
          </w:tcPr>
          <w:p w14:paraId="63B222E8" w14:textId="77777777" w:rsidR="00FE1194" w:rsidRDefault="00000000" w:rsidP="00077A77">
            <w:pPr>
              <w:bidi/>
              <w:spacing w:after="40"/>
            </w:pPr>
            <w:r>
              <w:rPr>
                <w:rFonts w:ascii="B Nazanin" w:eastAsia="B Nazanin" w:hAnsi="B Nazanin" w:cs="B Nazanin"/>
                <w:sz w:val="22"/>
                <w:szCs w:val="22"/>
                <w:rtl/>
              </w:rPr>
              <w:t>فرم استعلام قیمت → پیامک به مدیر نمایشگاه</w:t>
            </w:r>
          </w:p>
        </w:tc>
      </w:tr>
      <w:tr w:rsidR="00FE1194" w14:paraId="22ECA6C6" w14:textId="77777777">
        <w:tblPrEx>
          <w:tblCellMar>
            <w:top w:w="0" w:type="dxa"/>
            <w:bottom w:w="0" w:type="dxa"/>
          </w:tblCellMar>
        </w:tblPrEx>
        <w:tc>
          <w:tcPr>
            <w:tcW w:w="0" w:type="auto"/>
          </w:tcPr>
          <w:p w14:paraId="36639C71" w14:textId="77777777" w:rsidR="00FE1194" w:rsidRDefault="00000000" w:rsidP="00077A77">
            <w:pPr>
              <w:bidi/>
              <w:spacing w:after="40"/>
            </w:pPr>
            <w:r>
              <w:rPr>
                <w:rFonts w:ascii="B Nazanin" w:eastAsia="B Nazanin" w:hAnsi="B Nazanin" w:cs="B Nazanin"/>
                <w:sz w:val="22"/>
                <w:szCs w:val="22"/>
                <w:rtl/>
              </w:rPr>
              <w:t>۳۰</w:t>
            </w:r>
          </w:p>
        </w:tc>
        <w:tc>
          <w:tcPr>
            <w:tcW w:w="0" w:type="auto"/>
          </w:tcPr>
          <w:p w14:paraId="26756695" w14:textId="77777777" w:rsidR="00FE1194" w:rsidRDefault="00000000" w:rsidP="00077A77">
            <w:pPr>
              <w:bidi/>
              <w:spacing w:after="40"/>
            </w:pPr>
            <w:r>
              <w:rPr>
                <w:rFonts w:ascii="B Nazanin" w:eastAsia="B Nazanin" w:hAnsi="B Nazanin" w:cs="B Nazanin"/>
                <w:sz w:val="22"/>
                <w:szCs w:val="22"/>
                <w:rtl/>
              </w:rPr>
              <w:t>اطلاع‌رسانی پیامکی بازدید</w:t>
            </w:r>
          </w:p>
        </w:tc>
        <w:tc>
          <w:tcPr>
            <w:tcW w:w="0" w:type="auto"/>
          </w:tcPr>
          <w:p w14:paraId="00ED1935" w14:textId="77777777" w:rsidR="00FE1194" w:rsidRDefault="00000000" w:rsidP="00077A77">
            <w:pPr>
              <w:bidi/>
              <w:spacing w:after="40"/>
            </w:pPr>
            <w:r>
              <w:rPr>
                <w:rFonts w:ascii="B Nazanin" w:eastAsia="B Nazanin" w:hAnsi="B Nazanin" w:cs="B Nazanin"/>
                <w:sz w:val="22"/>
                <w:szCs w:val="22"/>
                <w:rtl/>
              </w:rPr>
              <w:t>فرم درخواست بازدید → صندوق سرنخ‌ها</w:t>
            </w:r>
          </w:p>
        </w:tc>
      </w:tr>
      <w:tr w:rsidR="00FE1194" w14:paraId="1177432A" w14:textId="77777777">
        <w:tblPrEx>
          <w:tblCellMar>
            <w:top w:w="0" w:type="dxa"/>
            <w:bottom w:w="0" w:type="dxa"/>
          </w:tblCellMar>
        </w:tblPrEx>
        <w:tc>
          <w:tcPr>
            <w:tcW w:w="0" w:type="auto"/>
          </w:tcPr>
          <w:p w14:paraId="6BC6CD53" w14:textId="77777777" w:rsidR="00FE1194" w:rsidRDefault="00000000" w:rsidP="00077A77">
            <w:pPr>
              <w:bidi/>
              <w:spacing w:after="40"/>
            </w:pPr>
            <w:r>
              <w:rPr>
                <w:rFonts w:ascii="B Nazanin" w:eastAsia="B Nazanin" w:hAnsi="B Nazanin" w:cs="B Nazanin"/>
                <w:sz w:val="22"/>
                <w:szCs w:val="22"/>
                <w:rtl/>
              </w:rPr>
              <w:t>۳۱</w:t>
            </w:r>
          </w:p>
        </w:tc>
        <w:tc>
          <w:tcPr>
            <w:tcW w:w="0" w:type="auto"/>
          </w:tcPr>
          <w:p w14:paraId="44BFD4DD" w14:textId="77777777" w:rsidR="00FE1194" w:rsidRDefault="00000000" w:rsidP="00077A77">
            <w:pPr>
              <w:bidi/>
              <w:spacing w:after="40"/>
            </w:pPr>
            <w:r>
              <w:rPr>
                <w:rFonts w:ascii="B Nazanin" w:eastAsia="B Nazanin" w:hAnsi="B Nazanin" w:cs="B Nazanin"/>
                <w:sz w:val="22"/>
                <w:szCs w:val="22"/>
                <w:rtl/>
              </w:rPr>
              <w:t>خط لوله ویرایش محتوا</w:t>
            </w:r>
          </w:p>
        </w:tc>
        <w:tc>
          <w:tcPr>
            <w:tcW w:w="0" w:type="auto"/>
          </w:tcPr>
          <w:p w14:paraId="0E55ED24" w14:textId="77777777" w:rsidR="00FE1194" w:rsidRDefault="00000000" w:rsidP="00077A77">
            <w:pPr>
              <w:bidi/>
              <w:spacing w:after="40"/>
            </w:pPr>
            <w:r>
              <w:rPr>
                <w:rFonts w:ascii="B Nazanin" w:eastAsia="B Nazanin" w:hAnsi="B Nazanin" w:cs="B Nazanin"/>
                <w:sz w:val="22"/>
                <w:szCs w:val="22"/>
                <w:rtl/>
              </w:rPr>
              <w:t>ویرایش در پنل مدیریت → نمایش در سایت ظرف ۱۰ دقیقه</w:t>
            </w:r>
          </w:p>
        </w:tc>
      </w:tr>
    </w:tbl>
    <w:p w14:paraId="09A6B01D" w14:textId="77777777" w:rsidR="00077A77" w:rsidRDefault="00077A77" w:rsidP="00077A77">
      <w:pPr>
        <w:bidi/>
        <w:spacing w:before="300" w:after="150"/>
        <w:rPr>
          <w:rFonts w:ascii="B Nazanin" w:eastAsia="B Nazanin" w:hAnsi="B Nazanin" w:cs="B Nazanin"/>
        </w:rPr>
      </w:pPr>
    </w:p>
    <w:p w14:paraId="57EE59CB" w14:textId="77777777" w:rsidR="00077A77" w:rsidRDefault="00077A77" w:rsidP="00077A77">
      <w:pPr>
        <w:bidi/>
        <w:spacing w:before="300" w:after="150"/>
        <w:rPr>
          <w:rFonts w:ascii="B Nazanin" w:eastAsia="B Nazanin" w:hAnsi="B Nazanin" w:cs="B Nazanin"/>
          <w:b/>
          <w:bCs/>
          <w:sz w:val="28"/>
          <w:szCs w:val="28"/>
        </w:rPr>
      </w:pPr>
    </w:p>
    <w:p w14:paraId="6E8308F9" w14:textId="77777777" w:rsidR="00077A77" w:rsidRDefault="00077A77" w:rsidP="00077A77">
      <w:pPr>
        <w:bidi/>
        <w:spacing w:before="300" w:after="150"/>
        <w:rPr>
          <w:rFonts w:ascii="B Nazanin" w:eastAsia="B Nazanin" w:hAnsi="B Nazanin" w:cs="B Nazanin"/>
          <w:b/>
          <w:bCs/>
          <w:sz w:val="28"/>
          <w:szCs w:val="28"/>
        </w:rPr>
      </w:pPr>
    </w:p>
    <w:p w14:paraId="6CDD2B4F" w14:textId="77777777" w:rsidR="00077A77" w:rsidRDefault="00077A77" w:rsidP="00077A77">
      <w:pPr>
        <w:bidi/>
        <w:spacing w:before="300" w:after="150"/>
        <w:rPr>
          <w:rFonts w:ascii="B Nazanin" w:eastAsia="B Nazanin" w:hAnsi="B Nazanin" w:cs="B Nazanin"/>
          <w:b/>
          <w:bCs/>
          <w:sz w:val="28"/>
          <w:szCs w:val="28"/>
        </w:rPr>
      </w:pPr>
    </w:p>
    <w:p w14:paraId="7AB80CBA" w14:textId="77777777" w:rsidR="00077A77" w:rsidRDefault="00077A77" w:rsidP="00077A77">
      <w:pPr>
        <w:bidi/>
        <w:spacing w:before="300" w:after="150"/>
        <w:rPr>
          <w:rFonts w:ascii="B Nazanin" w:eastAsia="B Nazanin" w:hAnsi="B Nazanin" w:cs="B Nazanin"/>
          <w:b/>
          <w:bCs/>
          <w:sz w:val="28"/>
          <w:szCs w:val="28"/>
        </w:rPr>
      </w:pPr>
    </w:p>
    <w:p w14:paraId="399D6B20" w14:textId="77777777" w:rsidR="00077A77" w:rsidRDefault="00077A77" w:rsidP="00077A77">
      <w:pPr>
        <w:bidi/>
        <w:spacing w:before="300" w:after="150"/>
        <w:rPr>
          <w:rFonts w:ascii="B Nazanin" w:eastAsia="B Nazanin" w:hAnsi="B Nazanin" w:cs="B Nazanin"/>
          <w:b/>
          <w:bCs/>
          <w:sz w:val="28"/>
          <w:szCs w:val="28"/>
        </w:rPr>
      </w:pPr>
    </w:p>
    <w:p w14:paraId="05957FAD" w14:textId="01CD3CAD" w:rsidR="00FE1194" w:rsidRDefault="00000000" w:rsidP="00077A77">
      <w:pPr>
        <w:bidi/>
        <w:spacing w:before="300" w:after="150"/>
      </w:pPr>
      <w:r>
        <w:rPr>
          <w:rFonts w:ascii="B Nazanin" w:eastAsia="B Nazanin" w:hAnsi="B Nazanin" w:cs="B Nazanin"/>
          <w:b/>
          <w:bCs/>
          <w:sz w:val="28"/>
          <w:szCs w:val="28"/>
          <w:rtl/>
        </w:rPr>
        <w:lastRenderedPageBreak/>
        <w:t>ماده ۴ — مالکیت تولید محتوا</w:t>
      </w:r>
    </w:p>
    <w:p w14:paraId="534FC306" w14:textId="77777777" w:rsidR="00FE1194" w:rsidRDefault="00000000" w:rsidP="00077A77">
      <w:pPr>
        <w:bidi/>
        <w:spacing w:after="120"/>
      </w:pPr>
      <w:r>
        <w:rPr>
          <w:rFonts w:ascii="B Nazanin" w:eastAsia="B Nazanin" w:hAnsi="B Nazanin" w:cs="B Nazanin"/>
          <w:sz w:val="24"/>
          <w:szCs w:val="24"/>
          <w:rtl/>
        </w:rPr>
        <w:t>تولید محتوا بخشی از تعهدات مجری نیست. تعهد مجری ساخت قالب‌ها و طراحی صفحات است.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6"/>
        <w:gridCol w:w="6840"/>
      </w:tblGrid>
      <w:tr w:rsidR="00FE1194" w14:paraId="1B8CA36A" w14:textId="77777777">
        <w:tblPrEx>
          <w:tblCellMar>
            <w:top w:w="0" w:type="dxa"/>
            <w:bottom w:w="0" w:type="dxa"/>
          </w:tblCellMar>
        </w:tblPrEx>
        <w:tc>
          <w:tcPr>
            <w:tcW w:w="0" w:type="auto"/>
            <w:shd w:val="solid" w:color="D9E2F3" w:fill="auto"/>
          </w:tcPr>
          <w:p w14:paraId="35F99958" w14:textId="77777777" w:rsidR="00FE1194" w:rsidRDefault="00000000" w:rsidP="00077A77">
            <w:pPr>
              <w:bidi/>
              <w:spacing w:after="40"/>
            </w:pPr>
            <w:r>
              <w:rPr>
                <w:rFonts w:ascii="B Nazanin" w:eastAsia="B Nazanin" w:hAnsi="B Nazanin" w:cs="B Nazanin"/>
                <w:sz w:val="22"/>
                <w:szCs w:val="22"/>
                <w:rtl/>
              </w:rPr>
              <w:t>مسئول</w:t>
            </w:r>
          </w:p>
        </w:tc>
        <w:tc>
          <w:tcPr>
            <w:tcW w:w="0" w:type="auto"/>
            <w:shd w:val="solid" w:color="D9E2F3" w:fill="auto"/>
          </w:tcPr>
          <w:p w14:paraId="437C887B" w14:textId="77777777" w:rsidR="00FE1194" w:rsidRDefault="00000000" w:rsidP="00077A77">
            <w:pPr>
              <w:bidi/>
              <w:spacing w:after="40"/>
            </w:pPr>
            <w:r>
              <w:rPr>
                <w:rFonts w:ascii="B Nazanin" w:eastAsia="B Nazanin" w:hAnsi="B Nazanin" w:cs="B Nazanin"/>
                <w:sz w:val="22"/>
                <w:szCs w:val="22"/>
                <w:rtl/>
              </w:rPr>
              <w:t>محتوا</w:t>
            </w:r>
          </w:p>
        </w:tc>
      </w:tr>
      <w:tr w:rsidR="00FE1194" w14:paraId="4F1C8AE2" w14:textId="77777777">
        <w:tblPrEx>
          <w:tblCellMar>
            <w:top w:w="0" w:type="dxa"/>
            <w:bottom w:w="0" w:type="dxa"/>
          </w:tblCellMar>
        </w:tblPrEx>
        <w:tc>
          <w:tcPr>
            <w:tcW w:w="0" w:type="auto"/>
          </w:tcPr>
          <w:p w14:paraId="7D65CCFB" w14:textId="77777777" w:rsidR="00FE1194" w:rsidRDefault="00000000" w:rsidP="00077A77">
            <w:pPr>
              <w:bidi/>
              <w:spacing w:after="40"/>
            </w:pPr>
            <w:r>
              <w:rPr>
                <w:rFonts w:ascii="B Nazanin" w:eastAsia="B Nazanin" w:hAnsi="B Nazanin" w:cs="B Nazanin"/>
                <w:sz w:val="22"/>
                <w:szCs w:val="22"/>
                <w:rtl/>
              </w:rPr>
              <w:t>متخصص سئو (همکار خارجی)</w:t>
            </w:r>
          </w:p>
        </w:tc>
        <w:tc>
          <w:tcPr>
            <w:tcW w:w="0" w:type="auto"/>
          </w:tcPr>
          <w:p w14:paraId="4575B138" w14:textId="77777777" w:rsidR="00FE1194" w:rsidRDefault="00000000" w:rsidP="00077A77">
            <w:pPr>
              <w:bidi/>
              <w:spacing w:after="40"/>
            </w:pPr>
            <w:r>
              <w:rPr>
                <w:rFonts w:ascii="B Nazanin" w:eastAsia="B Nazanin" w:hAnsi="B Nazanin" w:cs="B Nazanin"/>
                <w:sz w:val="22"/>
                <w:szCs w:val="22"/>
                <w:rtl/>
              </w:rPr>
              <w:t>تحقیق کلیدواژه فارسی، محتوای صفحات Pillar و دسته‌بندی، استراتژی ژورنال</w:t>
            </w:r>
          </w:p>
        </w:tc>
      </w:tr>
      <w:tr w:rsidR="00FE1194" w14:paraId="0D046AB6" w14:textId="77777777">
        <w:tblPrEx>
          <w:tblCellMar>
            <w:top w:w="0" w:type="dxa"/>
            <w:bottom w:w="0" w:type="dxa"/>
          </w:tblCellMar>
        </w:tblPrEx>
        <w:tc>
          <w:tcPr>
            <w:tcW w:w="0" w:type="auto"/>
          </w:tcPr>
          <w:p w14:paraId="1508DC44" w14:textId="77777777" w:rsidR="00FE1194" w:rsidRDefault="00000000" w:rsidP="00077A77">
            <w:pPr>
              <w:bidi/>
              <w:spacing w:after="40"/>
            </w:pPr>
            <w:r>
              <w:rPr>
                <w:rFonts w:ascii="B Nazanin" w:eastAsia="B Nazanin" w:hAnsi="B Nazanin" w:cs="B Nazanin"/>
                <w:sz w:val="22"/>
                <w:szCs w:val="22"/>
                <w:rtl/>
              </w:rPr>
              <w:t>تیم بازاریابی کارفرما</w:t>
            </w:r>
          </w:p>
        </w:tc>
        <w:tc>
          <w:tcPr>
            <w:tcW w:w="0" w:type="auto"/>
          </w:tcPr>
          <w:p w14:paraId="0FF6E037" w14:textId="77777777" w:rsidR="00FE1194" w:rsidRDefault="00000000" w:rsidP="00077A77">
            <w:pPr>
              <w:bidi/>
              <w:spacing w:after="40"/>
            </w:pPr>
            <w:r>
              <w:rPr>
                <w:rFonts w:ascii="B Nazanin" w:eastAsia="B Nazanin" w:hAnsi="B Nazanin" w:cs="B Nazanin"/>
                <w:sz w:val="22"/>
                <w:szCs w:val="22"/>
                <w:rtl/>
              </w:rPr>
              <w:t>سوالات متداول، راهنمای نگهداری، داستان آتلیه، محتوای رویدادها</w:t>
            </w:r>
          </w:p>
        </w:tc>
      </w:tr>
      <w:tr w:rsidR="00FE1194" w14:paraId="6DCACF5D" w14:textId="77777777">
        <w:tblPrEx>
          <w:tblCellMar>
            <w:top w:w="0" w:type="dxa"/>
            <w:bottom w:w="0" w:type="dxa"/>
          </w:tblCellMar>
        </w:tblPrEx>
        <w:tc>
          <w:tcPr>
            <w:tcW w:w="0" w:type="auto"/>
          </w:tcPr>
          <w:p w14:paraId="7D7E7B97" w14:textId="77777777" w:rsidR="00FE1194" w:rsidRDefault="00000000" w:rsidP="00077A77">
            <w:pPr>
              <w:bidi/>
              <w:spacing w:after="40"/>
            </w:pPr>
            <w:r>
              <w:rPr>
                <w:rFonts w:ascii="B Nazanin" w:eastAsia="B Nazanin" w:hAnsi="B Nazanin" w:cs="B Nazanin"/>
                <w:sz w:val="22"/>
                <w:szCs w:val="22"/>
                <w:rtl/>
              </w:rPr>
              <w:t>مجری</w:t>
            </w:r>
          </w:p>
        </w:tc>
        <w:tc>
          <w:tcPr>
            <w:tcW w:w="0" w:type="auto"/>
          </w:tcPr>
          <w:p w14:paraId="785847E3" w14:textId="77777777" w:rsidR="00FE1194" w:rsidRDefault="00000000" w:rsidP="00077A77">
            <w:pPr>
              <w:bidi/>
              <w:spacing w:after="40"/>
            </w:pPr>
            <w:r>
              <w:rPr>
                <w:rFonts w:ascii="B Nazanin" w:eastAsia="B Nazanin" w:hAnsi="B Nazanin" w:cs="B Nazanin"/>
                <w:sz w:val="22"/>
                <w:szCs w:val="22"/>
                <w:rtl/>
              </w:rPr>
              <w:t>قالب‌ها، طراحی بصری، سئوی فنی، پیاده‌سازی</w:t>
            </w:r>
          </w:p>
        </w:tc>
      </w:tr>
    </w:tbl>
    <w:p w14:paraId="18822563" w14:textId="77777777" w:rsidR="00FE1194" w:rsidRDefault="00FE1194" w:rsidP="00077A77">
      <w:pPr>
        <w:bidi/>
        <w:spacing w:after="60"/>
      </w:pPr>
    </w:p>
    <w:p w14:paraId="53E11185" w14:textId="77777777" w:rsidR="00FE1194" w:rsidRDefault="00000000" w:rsidP="00077A77">
      <w:pPr>
        <w:bidi/>
        <w:spacing w:after="120"/>
      </w:pPr>
      <w:r>
        <w:rPr>
          <w:rFonts w:ascii="B Nazanin" w:eastAsia="B Nazanin" w:hAnsi="B Nazanin" w:cs="B Nazanin"/>
          <w:b/>
          <w:bCs/>
          <w:sz w:val="24"/>
          <w:szCs w:val="24"/>
          <w:rtl/>
        </w:rPr>
        <w:t>تبصره: تحویل بسته ۱ منوط به پر بودن تمام صفحات محتوایی نیست. معیار تحویل: وجود قالب + نمایش صحیح با محتوای نمونه.</w:t>
      </w:r>
    </w:p>
    <w:p w14:paraId="7C69EAE3"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066502ED" w14:textId="77777777" w:rsidR="00FE1194" w:rsidRDefault="00000000" w:rsidP="00077A77">
      <w:pPr>
        <w:bidi/>
        <w:spacing w:before="300" w:after="150"/>
      </w:pPr>
      <w:r>
        <w:rPr>
          <w:rFonts w:ascii="B Nazanin" w:eastAsia="B Nazanin" w:hAnsi="B Nazanin" w:cs="B Nazanin"/>
          <w:b/>
          <w:bCs/>
          <w:sz w:val="28"/>
          <w:szCs w:val="28"/>
          <w:rtl/>
        </w:rPr>
        <w:t>ماده ۵ — خارج از محدوده بسته ۱</w:t>
      </w:r>
    </w:p>
    <w:p w14:paraId="6C2DE655" w14:textId="77777777" w:rsidR="00FE1194" w:rsidRDefault="00000000" w:rsidP="00077A77">
      <w:pPr>
        <w:bidi/>
        <w:spacing w:before="200" w:after="100"/>
      </w:pPr>
      <w:r>
        <w:rPr>
          <w:rFonts w:ascii="B Nazanin" w:eastAsia="B Nazanin" w:hAnsi="B Nazanin" w:cs="B Nazanin"/>
          <w:b/>
          <w:bCs/>
          <w:sz w:val="26"/>
          <w:szCs w:val="26"/>
          <w:rtl/>
        </w:rPr>
        <w:t>الف — خارج از محدوده کشف و شناخت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3336"/>
        <w:gridCol w:w="5625"/>
      </w:tblGrid>
      <w:tr w:rsidR="00FE1194" w14:paraId="4FAA7B5C" w14:textId="77777777">
        <w:tblPrEx>
          <w:tblCellMar>
            <w:top w:w="0" w:type="dxa"/>
            <w:bottom w:w="0" w:type="dxa"/>
          </w:tblCellMar>
        </w:tblPrEx>
        <w:tc>
          <w:tcPr>
            <w:tcW w:w="0" w:type="auto"/>
            <w:shd w:val="solid" w:color="D9E2F3" w:fill="auto"/>
          </w:tcPr>
          <w:p w14:paraId="37EA3979"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2FABB4B2" w14:textId="77777777" w:rsidR="00FE1194" w:rsidRDefault="00000000" w:rsidP="00077A77">
            <w:pPr>
              <w:bidi/>
              <w:spacing w:after="40"/>
            </w:pPr>
            <w:r>
              <w:rPr>
                <w:rFonts w:ascii="B Nazanin" w:eastAsia="B Nazanin" w:hAnsi="B Nazanin" w:cs="B Nazanin"/>
                <w:sz w:val="22"/>
                <w:szCs w:val="22"/>
                <w:rtl/>
              </w:rPr>
              <w:t>مورد</w:t>
            </w:r>
          </w:p>
        </w:tc>
        <w:tc>
          <w:tcPr>
            <w:tcW w:w="0" w:type="auto"/>
            <w:shd w:val="solid" w:color="D9E2F3" w:fill="auto"/>
          </w:tcPr>
          <w:p w14:paraId="693FCD0E" w14:textId="77777777" w:rsidR="00FE1194" w:rsidRDefault="00000000" w:rsidP="00077A77">
            <w:pPr>
              <w:bidi/>
              <w:spacing w:after="40"/>
            </w:pPr>
            <w:r>
              <w:rPr>
                <w:rFonts w:ascii="B Nazanin" w:eastAsia="B Nazanin" w:hAnsi="B Nazanin" w:cs="B Nazanin"/>
                <w:sz w:val="22"/>
                <w:szCs w:val="22"/>
                <w:rtl/>
              </w:rPr>
              <w:t>توضیح</w:t>
            </w:r>
          </w:p>
        </w:tc>
      </w:tr>
      <w:tr w:rsidR="00FE1194" w14:paraId="3D701433" w14:textId="77777777">
        <w:tblPrEx>
          <w:tblCellMar>
            <w:top w:w="0" w:type="dxa"/>
            <w:bottom w:w="0" w:type="dxa"/>
          </w:tblCellMar>
        </w:tblPrEx>
        <w:tc>
          <w:tcPr>
            <w:tcW w:w="0" w:type="auto"/>
          </w:tcPr>
          <w:p w14:paraId="5A4B5A21"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17CD786F" w14:textId="77777777" w:rsidR="00FE1194" w:rsidRDefault="00000000" w:rsidP="00077A77">
            <w:pPr>
              <w:bidi/>
              <w:spacing w:after="40"/>
            </w:pPr>
            <w:r>
              <w:rPr>
                <w:rFonts w:ascii="B Nazanin" w:eastAsia="B Nazanin" w:hAnsi="B Nazanin" w:cs="B Nazanin"/>
                <w:sz w:val="22"/>
                <w:szCs w:val="22"/>
                <w:rtl/>
              </w:rPr>
              <w:t>ارتباطات تأمین‌کنندگان</w:t>
            </w:r>
          </w:p>
        </w:tc>
        <w:tc>
          <w:tcPr>
            <w:tcW w:w="0" w:type="auto"/>
          </w:tcPr>
          <w:p w14:paraId="40920900" w14:textId="77777777" w:rsidR="00FE1194" w:rsidRDefault="00000000" w:rsidP="00077A77">
            <w:pPr>
              <w:bidi/>
              <w:spacing w:after="40"/>
            </w:pPr>
            <w:r>
              <w:rPr>
                <w:rFonts w:ascii="B Nazanin" w:eastAsia="B Nazanin" w:hAnsi="B Nazanin" w:cs="B Nazanin"/>
                <w:sz w:val="22"/>
                <w:szCs w:val="22"/>
                <w:rtl/>
              </w:rPr>
              <w:t>قلمرو بسته ۴ (ERP)</w:t>
            </w:r>
          </w:p>
        </w:tc>
      </w:tr>
      <w:tr w:rsidR="00FE1194" w14:paraId="266E86D4" w14:textId="77777777">
        <w:tblPrEx>
          <w:tblCellMar>
            <w:top w:w="0" w:type="dxa"/>
            <w:bottom w:w="0" w:type="dxa"/>
          </w:tblCellMar>
        </w:tblPrEx>
        <w:tc>
          <w:tcPr>
            <w:tcW w:w="0" w:type="auto"/>
          </w:tcPr>
          <w:p w14:paraId="0FC3C225"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63FBC235" w14:textId="77777777" w:rsidR="00FE1194" w:rsidRDefault="00000000" w:rsidP="00077A77">
            <w:pPr>
              <w:bidi/>
              <w:spacing w:after="40"/>
            </w:pPr>
            <w:r>
              <w:rPr>
                <w:rFonts w:ascii="B Nazanin" w:eastAsia="B Nazanin" w:hAnsi="B Nazanin" w:cs="B Nazanin"/>
                <w:sz w:val="22"/>
                <w:szCs w:val="22"/>
                <w:rtl/>
              </w:rPr>
              <w:t>فرایندهای شبکه‌های اجتماعی</w:t>
            </w:r>
          </w:p>
        </w:tc>
        <w:tc>
          <w:tcPr>
            <w:tcW w:w="0" w:type="auto"/>
          </w:tcPr>
          <w:p w14:paraId="4C565102" w14:textId="77777777" w:rsidR="00FE1194" w:rsidRDefault="00000000" w:rsidP="00077A77">
            <w:pPr>
              <w:bidi/>
              <w:spacing w:after="40"/>
            </w:pPr>
            <w:r>
              <w:rPr>
                <w:rFonts w:ascii="B Nazanin" w:eastAsia="B Nazanin" w:hAnsi="B Nazanin" w:cs="B Nazanin"/>
                <w:sz w:val="22"/>
                <w:szCs w:val="22"/>
                <w:rtl/>
              </w:rPr>
              <w:t>دایرکت اینستاگرام، تلگرام، واتساپ — نقشه‌برداری نمی‌شود</w:t>
            </w:r>
          </w:p>
        </w:tc>
      </w:tr>
      <w:tr w:rsidR="00FE1194" w14:paraId="69CDFA37" w14:textId="77777777">
        <w:tblPrEx>
          <w:tblCellMar>
            <w:top w:w="0" w:type="dxa"/>
            <w:bottom w:w="0" w:type="dxa"/>
          </w:tblCellMar>
        </w:tblPrEx>
        <w:tc>
          <w:tcPr>
            <w:tcW w:w="0" w:type="auto"/>
          </w:tcPr>
          <w:p w14:paraId="79374954"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5905254F" w14:textId="77777777" w:rsidR="00FE1194" w:rsidRDefault="00000000" w:rsidP="00077A77">
            <w:pPr>
              <w:bidi/>
              <w:spacing w:after="40"/>
            </w:pPr>
            <w:r>
              <w:rPr>
                <w:rFonts w:ascii="B Nazanin" w:eastAsia="B Nazanin" w:hAnsi="B Nazanin" w:cs="B Nazanin"/>
                <w:sz w:val="22"/>
                <w:szCs w:val="22"/>
                <w:rtl/>
              </w:rPr>
              <w:t>جزئیات عمیق کارخانه و MES</w:t>
            </w:r>
          </w:p>
        </w:tc>
        <w:tc>
          <w:tcPr>
            <w:tcW w:w="0" w:type="auto"/>
          </w:tcPr>
          <w:p w14:paraId="3575230A" w14:textId="77777777" w:rsidR="00FE1194" w:rsidRDefault="00000000" w:rsidP="00077A77">
            <w:pPr>
              <w:bidi/>
              <w:spacing w:after="40"/>
            </w:pPr>
            <w:r>
              <w:rPr>
                <w:rFonts w:ascii="B Nazanin" w:eastAsia="B Nazanin" w:hAnsi="B Nazanin" w:cs="B Nazanin"/>
                <w:sz w:val="22"/>
                <w:szCs w:val="22"/>
                <w:rtl/>
              </w:rPr>
              <w:t>بازدید کارخانه محدود به یک بار — بقیه به بسته ۴</w:t>
            </w:r>
          </w:p>
        </w:tc>
      </w:tr>
      <w:tr w:rsidR="00FE1194" w14:paraId="5D3693E4" w14:textId="77777777">
        <w:tblPrEx>
          <w:tblCellMar>
            <w:top w:w="0" w:type="dxa"/>
            <w:bottom w:w="0" w:type="dxa"/>
          </w:tblCellMar>
        </w:tblPrEx>
        <w:tc>
          <w:tcPr>
            <w:tcW w:w="0" w:type="auto"/>
          </w:tcPr>
          <w:p w14:paraId="1E050A0B"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425EF75A" w14:textId="77777777" w:rsidR="00FE1194" w:rsidRDefault="00000000" w:rsidP="00077A77">
            <w:pPr>
              <w:bidi/>
              <w:spacing w:after="40"/>
            </w:pPr>
            <w:r>
              <w:rPr>
                <w:rFonts w:ascii="B Nazanin" w:eastAsia="B Nazanin" w:hAnsi="B Nazanin" w:cs="B Nazanin"/>
                <w:sz w:val="22"/>
                <w:szCs w:val="22"/>
                <w:rtl/>
              </w:rPr>
              <w:t>منابع انسانی و حقوق و دستمزد</w:t>
            </w:r>
          </w:p>
        </w:tc>
        <w:tc>
          <w:tcPr>
            <w:tcW w:w="0" w:type="auto"/>
          </w:tcPr>
          <w:p w14:paraId="504409BE" w14:textId="77777777" w:rsidR="00FE1194" w:rsidRDefault="00000000" w:rsidP="00077A77">
            <w:pPr>
              <w:bidi/>
              <w:spacing w:after="40"/>
            </w:pPr>
            <w:r>
              <w:rPr>
                <w:rFonts w:ascii="B Nazanin" w:eastAsia="B Nazanin" w:hAnsi="B Nazanin" w:cs="B Nazanin"/>
                <w:sz w:val="22"/>
                <w:szCs w:val="22"/>
                <w:rtl/>
              </w:rPr>
              <w:t>خارج از محدوده کامل</w:t>
            </w:r>
          </w:p>
        </w:tc>
      </w:tr>
      <w:tr w:rsidR="00FE1194" w14:paraId="73D39E90" w14:textId="77777777">
        <w:tblPrEx>
          <w:tblCellMar>
            <w:top w:w="0" w:type="dxa"/>
            <w:bottom w:w="0" w:type="dxa"/>
          </w:tblCellMar>
        </w:tblPrEx>
        <w:tc>
          <w:tcPr>
            <w:tcW w:w="0" w:type="auto"/>
          </w:tcPr>
          <w:p w14:paraId="11D471D0"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1E1F0631" w14:textId="77777777" w:rsidR="00FE1194" w:rsidRDefault="00000000" w:rsidP="00077A77">
            <w:pPr>
              <w:bidi/>
              <w:spacing w:after="40"/>
            </w:pPr>
            <w:r>
              <w:rPr>
                <w:rFonts w:ascii="B Nazanin" w:eastAsia="B Nazanin" w:hAnsi="B Nazanin" w:cs="B Nazanin"/>
                <w:sz w:val="22"/>
                <w:szCs w:val="22"/>
                <w:rtl/>
              </w:rPr>
              <w:t>تحلیل بازاریابی فراتر از Plausible</w:t>
            </w:r>
          </w:p>
        </w:tc>
        <w:tc>
          <w:tcPr>
            <w:tcW w:w="0" w:type="auto"/>
          </w:tcPr>
          <w:p w14:paraId="273D402C" w14:textId="77777777" w:rsidR="00FE1194" w:rsidRDefault="00000000" w:rsidP="00077A77">
            <w:pPr>
              <w:bidi/>
              <w:spacing w:after="40"/>
            </w:pPr>
            <w:r>
              <w:rPr>
                <w:rFonts w:ascii="B Nazanin" w:eastAsia="B Nazanin" w:hAnsi="B Nazanin" w:cs="B Nazanin"/>
                <w:sz w:val="22"/>
                <w:szCs w:val="22"/>
                <w:rtl/>
              </w:rPr>
              <w:t>بدون Google Analytics یا Meta Pixel</w:t>
            </w:r>
          </w:p>
        </w:tc>
      </w:tr>
      <w:tr w:rsidR="00FE1194" w14:paraId="0F629506" w14:textId="77777777">
        <w:tblPrEx>
          <w:tblCellMar>
            <w:top w:w="0" w:type="dxa"/>
            <w:bottom w:w="0" w:type="dxa"/>
          </w:tblCellMar>
        </w:tblPrEx>
        <w:tc>
          <w:tcPr>
            <w:tcW w:w="0" w:type="auto"/>
          </w:tcPr>
          <w:p w14:paraId="1876FE90" w14:textId="77777777" w:rsidR="00FE1194" w:rsidRDefault="00000000" w:rsidP="00077A77">
            <w:pPr>
              <w:bidi/>
              <w:spacing w:after="40"/>
            </w:pPr>
            <w:r>
              <w:rPr>
                <w:rFonts w:ascii="B Nazanin" w:eastAsia="B Nazanin" w:hAnsi="B Nazanin" w:cs="B Nazanin"/>
                <w:sz w:val="22"/>
                <w:szCs w:val="22"/>
                <w:rtl/>
              </w:rPr>
              <w:t>۶</w:t>
            </w:r>
          </w:p>
        </w:tc>
        <w:tc>
          <w:tcPr>
            <w:tcW w:w="0" w:type="auto"/>
          </w:tcPr>
          <w:p w14:paraId="2810A4B8" w14:textId="77777777" w:rsidR="00FE1194" w:rsidRDefault="00000000" w:rsidP="00077A77">
            <w:pPr>
              <w:bidi/>
              <w:spacing w:after="40"/>
            </w:pPr>
            <w:r>
              <w:rPr>
                <w:rFonts w:ascii="B Nazanin" w:eastAsia="B Nazanin" w:hAnsi="B Nazanin" w:cs="B Nazanin"/>
                <w:sz w:val="22"/>
                <w:szCs w:val="22"/>
                <w:rtl/>
              </w:rPr>
              <w:t>بررسی و مهاجرت وب‌سایت فعلی</w:t>
            </w:r>
          </w:p>
        </w:tc>
        <w:tc>
          <w:tcPr>
            <w:tcW w:w="0" w:type="auto"/>
          </w:tcPr>
          <w:p w14:paraId="218BE87C" w14:textId="77777777" w:rsidR="00FE1194" w:rsidRDefault="00000000" w:rsidP="00077A77">
            <w:pPr>
              <w:bidi/>
              <w:spacing w:after="40"/>
            </w:pPr>
            <w:r>
              <w:rPr>
                <w:rFonts w:ascii="B Nazanin" w:eastAsia="B Nazanin" w:hAnsi="B Nazanin" w:cs="B Nazanin"/>
                <w:sz w:val="22"/>
                <w:szCs w:val="22"/>
                <w:rtl/>
              </w:rPr>
              <w:t>فرض شروع تمیز</w:t>
            </w:r>
          </w:p>
        </w:tc>
      </w:tr>
      <w:tr w:rsidR="00FE1194" w14:paraId="4964B03C" w14:textId="77777777">
        <w:tblPrEx>
          <w:tblCellMar>
            <w:top w:w="0" w:type="dxa"/>
            <w:bottom w:w="0" w:type="dxa"/>
          </w:tblCellMar>
        </w:tblPrEx>
        <w:tc>
          <w:tcPr>
            <w:tcW w:w="0" w:type="auto"/>
          </w:tcPr>
          <w:p w14:paraId="53FBAE97" w14:textId="77777777" w:rsidR="00FE1194" w:rsidRDefault="00000000" w:rsidP="00077A77">
            <w:pPr>
              <w:bidi/>
              <w:spacing w:after="40"/>
            </w:pPr>
            <w:r>
              <w:rPr>
                <w:rFonts w:ascii="B Nazanin" w:eastAsia="B Nazanin" w:hAnsi="B Nazanin" w:cs="B Nazanin"/>
                <w:sz w:val="22"/>
                <w:szCs w:val="22"/>
                <w:rtl/>
              </w:rPr>
              <w:t>۷</w:t>
            </w:r>
          </w:p>
        </w:tc>
        <w:tc>
          <w:tcPr>
            <w:tcW w:w="0" w:type="auto"/>
          </w:tcPr>
          <w:p w14:paraId="7965C585" w14:textId="77777777" w:rsidR="00FE1194" w:rsidRDefault="00000000" w:rsidP="00077A77">
            <w:pPr>
              <w:bidi/>
              <w:spacing w:after="40"/>
            </w:pPr>
            <w:r>
              <w:rPr>
                <w:rFonts w:ascii="B Nazanin" w:eastAsia="B Nazanin" w:hAnsi="B Nazanin" w:cs="B Nazanin"/>
                <w:sz w:val="22"/>
                <w:szCs w:val="22"/>
                <w:rtl/>
              </w:rPr>
              <w:t>تحلیل رقبا</w:t>
            </w:r>
          </w:p>
        </w:tc>
        <w:tc>
          <w:tcPr>
            <w:tcW w:w="0" w:type="auto"/>
          </w:tcPr>
          <w:p w14:paraId="50578A62" w14:textId="77777777" w:rsidR="00FE1194" w:rsidRDefault="00000000" w:rsidP="00077A77">
            <w:pPr>
              <w:bidi/>
              <w:spacing w:after="40"/>
            </w:pPr>
            <w:r>
              <w:rPr>
                <w:rFonts w:ascii="B Nazanin" w:eastAsia="B Nazanin" w:hAnsi="B Nazanin" w:cs="B Nazanin"/>
                <w:sz w:val="22"/>
                <w:szCs w:val="22"/>
                <w:rtl/>
              </w:rPr>
              <w:t>وظیفه متخصص سئو و تیم بازاریابی</w:t>
            </w:r>
          </w:p>
        </w:tc>
      </w:tr>
      <w:tr w:rsidR="00FE1194" w14:paraId="73549491" w14:textId="77777777">
        <w:tblPrEx>
          <w:tblCellMar>
            <w:top w:w="0" w:type="dxa"/>
            <w:bottom w:w="0" w:type="dxa"/>
          </w:tblCellMar>
        </w:tblPrEx>
        <w:tc>
          <w:tcPr>
            <w:tcW w:w="0" w:type="auto"/>
          </w:tcPr>
          <w:p w14:paraId="36C9D772" w14:textId="77777777" w:rsidR="00FE1194" w:rsidRDefault="00000000" w:rsidP="00077A77">
            <w:pPr>
              <w:bidi/>
              <w:spacing w:after="40"/>
            </w:pPr>
            <w:r>
              <w:rPr>
                <w:rFonts w:ascii="B Nazanin" w:eastAsia="B Nazanin" w:hAnsi="B Nazanin" w:cs="B Nazanin"/>
                <w:sz w:val="22"/>
                <w:szCs w:val="22"/>
                <w:rtl/>
              </w:rPr>
              <w:t>۸</w:t>
            </w:r>
          </w:p>
        </w:tc>
        <w:tc>
          <w:tcPr>
            <w:tcW w:w="0" w:type="auto"/>
          </w:tcPr>
          <w:p w14:paraId="785B0E99" w14:textId="77777777" w:rsidR="00FE1194" w:rsidRDefault="00000000" w:rsidP="00077A77">
            <w:pPr>
              <w:bidi/>
              <w:spacing w:after="40"/>
            </w:pPr>
            <w:r>
              <w:rPr>
                <w:rFonts w:ascii="B Nazanin" w:eastAsia="B Nazanin" w:hAnsi="B Nazanin" w:cs="B Nazanin"/>
                <w:sz w:val="22"/>
                <w:szCs w:val="22"/>
                <w:rtl/>
              </w:rPr>
              <w:t>تولید عکس / مدل سه‌بعدی</w:t>
            </w:r>
          </w:p>
        </w:tc>
        <w:tc>
          <w:tcPr>
            <w:tcW w:w="0" w:type="auto"/>
          </w:tcPr>
          <w:p w14:paraId="584BE9C8" w14:textId="77777777" w:rsidR="00FE1194" w:rsidRDefault="00000000" w:rsidP="00077A77">
            <w:pPr>
              <w:bidi/>
              <w:spacing w:after="40"/>
            </w:pPr>
            <w:r>
              <w:rPr>
                <w:rFonts w:ascii="B Nazanin" w:eastAsia="B Nazanin" w:hAnsi="B Nazanin" w:cs="B Nazanin"/>
                <w:sz w:val="22"/>
                <w:szCs w:val="22"/>
                <w:rtl/>
              </w:rPr>
              <w:t>وظیفه هنرمند سه‌بعدی و عکاس</w:t>
            </w:r>
          </w:p>
        </w:tc>
      </w:tr>
    </w:tbl>
    <w:p w14:paraId="0ED462A2" w14:textId="77777777" w:rsidR="00FE1194" w:rsidRDefault="00FE1194" w:rsidP="00077A77">
      <w:pPr>
        <w:bidi/>
        <w:spacing w:after="60"/>
      </w:pPr>
    </w:p>
    <w:p w14:paraId="04D8A052" w14:textId="77777777" w:rsidR="00FE1194" w:rsidRDefault="00000000" w:rsidP="00077A77">
      <w:pPr>
        <w:bidi/>
        <w:spacing w:before="200" w:after="100"/>
      </w:pPr>
      <w:r>
        <w:rPr>
          <w:rFonts w:ascii="B Nazanin" w:eastAsia="B Nazanin" w:hAnsi="B Nazanin" w:cs="B Nazanin"/>
          <w:b/>
          <w:bCs/>
          <w:sz w:val="26"/>
          <w:szCs w:val="26"/>
          <w:rtl/>
        </w:rPr>
        <w:t>ب — خارج از محدوده وب‌سایت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7"/>
        <w:gridCol w:w="6419"/>
      </w:tblGrid>
      <w:tr w:rsidR="00FE1194" w14:paraId="6337E1AE" w14:textId="77777777">
        <w:tblPrEx>
          <w:tblCellMar>
            <w:top w:w="0" w:type="dxa"/>
            <w:bottom w:w="0" w:type="dxa"/>
          </w:tblCellMar>
        </w:tblPrEx>
        <w:tc>
          <w:tcPr>
            <w:tcW w:w="0" w:type="auto"/>
            <w:shd w:val="solid" w:color="D9E2F3" w:fill="auto"/>
          </w:tcPr>
          <w:p w14:paraId="058B1780" w14:textId="77777777" w:rsidR="00FE1194" w:rsidRDefault="00000000" w:rsidP="00077A77">
            <w:pPr>
              <w:bidi/>
              <w:spacing w:after="40"/>
            </w:pPr>
            <w:r>
              <w:rPr>
                <w:rFonts w:ascii="B Nazanin" w:eastAsia="B Nazanin" w:hAnsi="B Nazanin" w:cs="B Nazanin"/>
                <w:sz w:val="22"/>
                <w:szCs w:val="22"/>
                <w:rtl/>
              </w:rPr>
              <w:t>مورد</w:t>
            </w:r>
          </w:p>
        </w:tc>
        <w:tc>
          <w:tcPr>
            <w:tcW w:w="0" w:type="auto"/>
            <w:shd w:val="solid" w:color="D9E2F3" w:fill="auto"/>
          </w:tcPr>
          <w:p w14:paraId="44113555" w14:textId="77777777" w:rsidR="00FE1194" w:rsidRDefault="00000000" w:rsidP="00077A77">
            <w:pPr>
              <w:bidi/>
              <w:spacing w:after="40"/>
            </w:pPr>
            <w:r>
              <w:rPr>
                <w:rFonts w:ascii="B Nazanin" w:eastAsia="B Nazanin" w:hAnsi="B Nazanin" w:cs="B Nazanin"/>
                <w:sz w:val="22"/>
                <w:szCs w:val="22"/>
                <w:rtl/>
              </w:rPr>
              <w:t>توضیح</w:t>
            </w:r>
          </w:p>
        </w:tc>
      </w:tr>
      <w:tr w:rsidR="00FE1194" w14:paraId="0A19DD51" w14:textId="77777777">
        <w:tblPrEx>
          <w:tblCellMar>
            <w:top w:w="0" w:type="dxa"/>
            <w:bottom w:w="0" w:type="dxa"/>
          </w:tblCellMar>
        </w:tblPrEx>
        <w:tc>
          <w:tcPr>
            <w:tcW w:w="0" w:type="auto"/>
          </w:tcPr>
          <w:p w14:paraId="71D9CE50" w14:textId="77777777" w:rsidR="00FE1194" w:rsidRDefault="00000000" w:rsidP="00077A77">
            <w:pPr>
              <w:bidi/>
              <w:spacing w:after="40"/>
            </w:pPr>
            <w:r>
              <w:rPr>
                <w:rFonts w:ascii="B Nazanin" w:eastAsia="B Nazanin" w:hAnsi="B Nazanin" w:cs="B Nazanin"/>
                <w:sz w:val="22"/>
                <w:szCs w:val="22"/>
                <w:rtl/>
              </w:rPr>
              <w:t>سامانه نوبت‌دهی واقعی</w:t>
            </w:r>
          </w:p>
        </w:tc>
        <w:tc>
          <w:tcPr>
            <w:tcW w:w="0" w:type="auto"/>
          </w:tcPr>
          <w:p w14:paraId="4BCCC7CD" w14:textId="77777777" w:rsidR="00FE1194" w:rsidRDefault="00000000" w:rsidP="00077A77">
            <w:pPr>
              <w:bidi/>
              <w:spacing w:after="40"/>
            </w:pPr>
            <w:r>
              <w:rPr>
                <w:rFonts w:ascii="B Nazanin" w:eastAsia="B Nazanin" w:hAnsi="B Nazanin" w:cs="B Nazanin"/>
                <w:sz w:val="22"/>
                <w:szCs w:val="22"/>
                <w:rtl/>
              </w:rPr>
              <w:t>فرم بازدید فقط ثبت سرنخ — بقیه بسته ۳ (CRM)</w:t>
            </w:r>
          </w:p>
        </w:tc>
      </w:tr>
      <w:tr w:rsidR="00FE1194" w14:paraId="66850E29" w14:textId="77777777">
        <w:tblPrEx>
          <w:tblCellMar>
            <w:top w:w="0" w:type="dxa"/>
            <w:bottom w:w="0" w:type="dxa"/>
          </w:tblCellMar>
        </w:tblPrEx>
        <w:tc>
          <w:tcPr>
            <w:tcW w:w="0" w:type="auto"/>
          </w:tcPr>
          <w:p w14:paraId="1D4C17BD" w14:textId="77777777" w:rsidR="00FE1194" w:rsidRDefault="00000000" w:rsidP="00077A77">
            <w:pPr>
              <w:bidi/>
              <w:spacing w:after="40"/>
            </w:pPr>
            <w:r>
              <w:rPr>
                <w:rFonts w:ascii="B Nazanin" w:eastAsia="B Nazanin" w:hAnsi="B Nazanin" w:cs="B Nazanin"/>
                <w:sz w:val="22"/>
                <w:szCs w:val="22"/>
                <w:rtl/>
              </w:rPr>
              <w:t>پایگاه داده رویدادها</w:t>
            </w:r>
          </w:p>
        </w:tc>
        <w:tc>
          <w:tcPr>
            <w:tcW w:w="0" w:type="auto"/>
          </w:tcPr>
          <w:p w14:paraId="0B3760B1" w14:textId="77777777" w:rsidR="00FE1194" w:rsidRDefault="00000000" w:rsidP="00077A77">
            <w:pPr>
              <w:bidi/>
              <w:spacing w:after="40"/>
            </w:pPr>
            <w:r>
              <w:rPr>
                <w:rFonts w:ascii="B Nazanin" w:eastAsia="B Nazanin" w:hAnsi="B Nazanin" w:cs="B Nazanin"/>
                <w:sz w:val="22"/>
                <w:szCs w:val="22"/>
                <w:rtl/>
              </w:rPr>
              <w:t>محتوای ایستا — بدون RSVP یا بلیط‌فروشی</w:t>
            </w:r>
          </w:p>
        </w:tc>
      </w:tr>
      <w:tr w:rsidR="00FE1194" w14:paraId="66BAA50E" w14:textId="77777777">
        <w:tblPrEx>
          <w:tblCellMar>
            <w:top w:w="0" w:type="dxa"/>
            <w:bottom w:w="0" w:type="dxa"/>
          </w:tblCellMar>
        </w:tblPrEx>
        <w:tc>
          <w:tcPr>
            <w:tcW w:w="0" w:type="auto"/>
          </w:tcPr>
          <w:p w14:paraId="197D2D03" w14:textId="77777777" w:rsidR="00FE1194" w:rsidRDefault="00000000" w:rsidP="00077A77">
            <w:pPr>
              <w:bidi/>
              <w:spacing w:after="40"/>
            </w:pPr>
            <w:r>
              <w:rPr>
                <w:rFonts w:ascii="B Nazanin" w:eastAsia="B Nazanin" w:hAnsi="B Nazanin" w:cs="B Nazanin"/>
                <w:sz w:val="22"/>
                <w:szCs w:val="22"/>
                <w:rtl/>
              </w:rPr>
              <w:t>جستجوی پیشرفته</w:t>
            </w:r>
          </w:p>
        </w:tc>
        <w:tc>
          <w:tcPr>
            <w:tcW w:w="0" w:type="auto"/>
          </w:tcPr>
          <w:p w14:paraId="72349810" w14:textId="77777777" w:rsidR="00FE1194" w:rsidRDefault="00000000" w:rsidP="00077A77">
            <w:pPr>
              <w:bidi/>
              <w:spacing w:after="40"/>
            </w:pPr>
            <w:r>
              <w:rPr>
                <w:rFonts w:ascii="B Nazanin" w:eastAsia="B Nazanin" w:hAnsi="B Nazanin" w:cs="B Nazanin"/>
                <w:sz w:val="22"/>
                <w:szCs w:val="22"/>
                <w:rtl/>
              </w:rPr>
              <w:t>فیلتر ساده — Typesense/Meilisearch پس از بسته ۲</w:t>
            </w:r>
          </w:p>
        </w:tc>
      </w:tr>
      <w:tr w:rsidR="00FE1194" w14:paraId="34DD4EA1" w14:textId="77777777">
        <w:tblPrEx>
          <w:tblCellMar>
            <w:top w:w="0" w:type="dxa"/>
            <w:bottom w:w="0" w:type="dxa"/>
          </w:tblCellMar>
        </w:tblPrEx>
        <w:tc>
          <w:tcPr>
            <w:tcW w:w="0" w:type="auto"/>
          </w:tcPr>
          <w:p w14:paraId="215B050C" w14:textId="77777777" w:rsidR="00FE1194" w:rsidRDefault="00000000" w:rsidP="00077A77">
            <w:pPr>
              <w:bidi/>
              <w:spacing w:after="40"/>
            </w:pPr>
            <w:r>
              <w:rPr>
                <w:rFonts w:ascii="B Nazanin" w:eastAsia="B Nazanin" w:hAnsi="B Nazanin" w:cs="B Nazanin"/>
                <w:sz w:val="22"/>
                <w:szCs w:val="22"/>
                <w:rtl/>
              </w:rPr>
              <w:t>اتوماسیون فراتر از پیامک</w:t>
            </w:r>
          </w:p>
        </w:tc>
        <w:tc>
          <w:tcPr>
            <w:tcW w:w="0" w:type="auto"/>
          </w:tcPr>
          <w:p w14:paraId="3BDD539C" w14:textId="77777777" w:rsidR="00FE1194" w:rsidRDefault="00000000" w:rsidP="00077A77">
            <w:pPr>
              <w:bidi/>
              <w:spacing w:after="40"/>
            </w:pPr>
            <w:r>
              <w:rPr>
                <w:rFonts w:ascii="B Nazanin" w:eastAsia="B Nazanin" w:hAnsi="B Nazanin" w:cs="B Nazanin"/>
                <w:sz w:val="22"/>
                <w:szCs w:val="22"/>
                <w:rtl/>
              </w:rPr>
              <w:t>بدون تخصیص چرخشی یا SLA — بسته ۳</w:t>
            </w:r>
          </w:p>
        </w:tc>
      </w:tr>
      <w:tr w:rsidR="00FE1194" w14:paraId="16888810" w14:textId="77777777">
        <w:tblPrEx>
          <w:tblCellMar>
            <w:top w:w="0" w:type="dxa"/>
            <w:bottom w:w="0" w:type="dxa"/>
          </w:tblCellMar>
        </w:tblPrEx>
        <w:tc>
          <w:tcPr>
            <w:tcW w:w="0" w:type="auto"/>
          </w:tcPr>
          <w:p w14:paraId="291E50DB" w14:textId="77777777" w:rsidR="00FE1194" w:rsidRDefault="00000000" w:rsidP="00077A77">
            <w:pPr>
              <w:bidi/>
              <w:spacing w:after="40"/>
            </w:pPr>
            <w:r>
              <w:rPr>
                <w:rFonts w:ascii="B Nazanin" w:eastAsia="B Nazanin" w:hAnsi="B Nazanin" w:cs="B Nazanin"/>
                <w:sz w:val="22"/>
                <w:szCs w:val="22"/>
                <w:rtl/>
              </w:rPr>
              <w:t>مدل داده فاکتور/سفارش/انبار</w:t>
            </w:r>
          </w:p>
        </w:tc>
        <w:tc>
          <w:tcPr>
            <w:tcW w:w="0" w:type="auto"/>
          </w:tcPr>
          <w:p w14:paraId="0B109749" w14:textId="77777777" w:rsidR="00FE1194" w:rsidRDefault="00000000" w:rsidP="00077A77">
            <w:pPr>
              <w:bidi/>
              <w:spacing w:after="40"/>
            </w:pPr>
            <w:r>
              <w:rPr>
                <w:rFonts w:ascii="B Nazanin" w:eastAsia="B Nazanin" w:hAnsi="B Nazanin" w:cs="B Nazanin"/>
                <w:sz w:val="22"/>
                <w:szCs w:val="22"/>
                <w:rtl/>
              </w:rPr>
              <w:t>در بسته ۲ پس از نتایج کشف و شناخت</w:t>
            </w:r>
          </w:p>
        </w:tc>
      </w:tr>
      <w:tr w:rsidR="00FE1194" w14:paraId="194DD71E" w14:textId="77777777">
        <w:tblPrEx>
          <w:tblCellMar>
            <w:top w:w="0" w:type="dxa"/>
            <w:bottom w:w="0" w:type="dxa"/>
          </w:tblCellMar>
        </w:tblPrEx>
        <w:tc>
          <w:tcPr>
            <w:tcW w:w="0" w:type="auto"/>
          </w:tcPr>
          <w:p w14:paraId="0ED89EAA" w14:textId="77777777" w:rsidR="00FE1194" w:rsidRDefault="00000000" w:rsidP="00077A77">
            <w:pPr>
              <w:bidi/>
              <w:spacing w:after="40"/>
            </w:pPr>
            <w:r>
              <w:rPr>
                <w:rFonts w:ascii="B Nazanin" w:eastAsia="B Nazanin" w:hAnsi="B Nazanin" w:cs="B Nazanin"/>
                <w:sz w:val="22"/>
                <w:szCs w:val="22"/>
                <w:rtl/>
              </w:rPr>
              <w:t>فعالیت بازاریابی راه‌اندازی</w:t>
            </w:r>
          </w:p>
        </w:tc>
        <w:tc>
          <w:tcPr>
            <w:tcW w:w="0" w:type="auto"/>
          </w:tcPr>
          <w:p w14:paraId="274B92DC" w14:textId="77777777" w:rsidR="00FE1194" w:rsidRDefault="00000000" w:rsidP="00077A77">
            <w:pPr>
              <w:bidi/>
              <w:spacing w:after="40"/>
            </w:pPr>
            <w:r>
              <w:rPr>
                <w:rFonts w:ascii="B Nazanin" w:eastAsia="B Nazanin" w:hAnsi="B Nazanin" w:cs="B Nazanin"/>
                <w:sz w:val="22"/>
                <w:szCs w:val="22"/>
                <w:rtl/>
              </w:rPr>
              <w:t>سایت در بسته ۱ داخلی است</w:t>
            </w:r>
          </w:p>
        </w:tc>
      </w:tr>
    </w:tbl>
    <w:p w14:paraId="50B2A9FD" w14:textId="77777777" w:rsidR="00077A77" w:rsidRDefault="00077A77" w:rsidP="00077A77">
      <w:pPr>
        <w:bidi/>
        <w:spacing w:before="200" w:after="200"/>
        <w:rPr>
          <w:rFonts w:ascii="B Nazanin" w:eastAsia="B Nazanin" w:hAnsi="B Nazanin" w:cs="B Nazanin"/>
        </w:rPr>
      </w:pPr>
    </w:p>
    <w:p w14:paraId="6DE6ABEE" w14:textId="77777777" w:rsidR="00077A77" w:rsidRDefault="00077A77" w:rsidP="00077A77">
      <w:pPr>
        <w:bidi/>
        <w:spacing w:before="200" w:after="200"/>
        <w:rPr>
          <w:rFonts w:ascii="B Nazanin" w:eastAsia="B Nazanin" w:hAnsi="B Nazanin" w:cs="B Nazanin"/>
        </w:rPr>
      </w:pPr>
    </w:p>
    <w:p w14:paraId="60F10FE7" w14:textId="77777777" w:rsidR="00077A77" w:rsidRDefault="00077A77" w:rsidP="00077A77">
      <w:pPr>
        <w:bidi/>
        <w:spacing w:before="200" w:after="200"/>
        <w:rPr>
          <w:rFonts w:ascii="B Nazanin" w:eastAsia="B Nazanin" w:hAnsi="B Nazanin" w:cs="B Nazanin"/>
        </w:rPr>
      </w:pPr>
    </w:p>
    <w:p w14:paraId="4DFF5F6C" w14:textId="77777777" w:rsidR="00077A77" w:rsidRDefault="00077A77" w:rsidP="00077A77">
      <w:pPr>
        <w:bidi/>
        <w:spacing w:before="200" w:after="200"/>
      </w:pPr>
    </w:p>
    <w:p w14:paraId="3FA46AC2" w14:textId="77777777" w:rsidR="00FE1194" w:rsidRDefault="00000000" w:rsidP="00077A77">
      <w:pPr>
        <w:bidi/>
        <w:spacing w:before="300" w:after="150"/>
      </w:pPr>
      <w:r>
        <w:rPr>
          <w:rFonts w:ascii="B Nazanin" w:eastAsia="B Nazanin" w:hAnsi="B Nazanin" w:cs="B Nazanin"/>
          <w:b/>
          <w:bCs/>
          <w:sz w:val="28"/>
          <w:szCs w:val="28"/>
          <w:rtl/>
        </w:rPr>
        <w:lastRenderedPageBreak/>
        <w:t>ماده ۶ — زمان‌بندی کشف و شناخت</w:t>
      </w:r>
    </w:p>
    <w:p w14:paraId="21A071D7" w14:textId="77777777" w:rsidR="00FE1194" w:rsidRDefault="00000000" w:rsidP="00077A77">
      <w:pPr>
        <w:bidi/>
        <w:spacing w:before="200" w:after="100"/>
      </w:pPr>
      <w:r>
        <w:rPr>
          <w:rFonts w:ascii="B Nazanin" w:eastAsia="B Nazanin" w:hAnsi="B Nazanin" w:cs="B Nazanin"/>
          <w:b/>
          <w:bCs/>
          <w:sz w:val="26"/>
          <w:szCs w:val="26"/>
          <w:rtl/>
        </w:rPr>
        <w:t>جدول زمانی (۴ + ۱ هفته)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5831"/>
        <w:gridCol w:w="2367"/>
      </w:tblGrid>
      <w:tr w:rsidR="00FE1194" w14:paraId="62D8802B" w14:textId="77777777">
        <w:tblPrEx>
          <w:tblCellMar>
            <w:top w:w="0" w:type="dxa"/>
            <w:bottom w:w="0" w:type="dxa"/>
          </w:tblCellMar>
        </w:tblPrEx>
        <w:tc>
          <w:tcPr>
            <w:tcW w:w="0" w:type="auto"/>
            <w:shd w:val="solid" w:color="D9E2F3" w:fill="auto"/>
          </w:tcPr>
          <w:p w14:paraId="233C0505" w14:textId="77777777" w:rsidR="00FE1194" w:rsidRDefault="00000000" w:rsidP="00077A77">
            <w:pPr>
              <w:bidi/>
              <w:spacing w:after="40"/>
            </w:pPr>
            <w:r>
              <w:rPr>
                <w:rFonts w:ascii="B Nazanin" w:eastAsia="B Nazanin" w:hAnsi="B Nazanin" w:cs="B Nazanin"/>
                <w:sz w:val="22"/>
                <w:szCs w:val="22"/>
                <w:rtl/>
              </w:rPr>
              <w:t>هفته</w:t>
            </w:r>
          </w:p>
        </w:tc>
        <w:tc>
          <w:tcPr>
            <w:tcW w:w="0" w:type="auto"/>
            <w:shd w:val="solid" w:color="D9E2F3" w:fill="auto"/>
          </w:tcPr>
          <w:p w14:paraId="50996855" w14:textId="77777777" w:rsidR="00FE1194" w:rsidRDefault="00000000" w:rsidP="00077A77">
            <w:pPr>
              <w:bidi/>
              <w:spacing w:after="40"/>
            </w:pPr>
            <w:r>
              <w:rPr>
                <w:rFonts w:ascii="B Nazanin" w:eastAsia="B Nazanin" w:hAnsi="B Nazanin" w:cs="B Nazanin"/>
                <w:sz w:val="22"/>
                <w:szCs w:val="22"/>
                <w:rtl/>
              </w:rPr>
              <w:t>تمرکز</w:t>
            </w:r>
          </w:p>
        </w:tc>
        <w:tc>
          <w:tcPr>
            <w:tcW w:w="0" w:type="auto"/>
            <w:shd w:val="solid" w:color="D9E2F3" w:fill="auto"/>
          </w:tcPr>
          <w:p w14:paraId="284464B7" w14:textId="77777777" w:rsidR="00FE1194" w:rsidRDefault="00000000" w:rsidP="00077A77">
            <w:pPr>
              <w:bidi/>
              <w:spacing w:after="40"/>
            </w:pPr>
            <w:r>
              <w:rPr>
                <w:rFonts w:ascii="B Nazanin" w:eastAsia="B Nazanin" w:hAnsi="B Nazanin" w:cs="B Nazanin"/>
                <w:sz w:val="22"/>
                <w:szCs w:val="22"/>
                <w:rtl/>
              </w:rPr>
              <w:t>خروجی پایان هفته</w:t>
            </w:r>
          </w:p>
        </w:tc>
      </w:tr>
      <w:tr w:rsidR="00FE1194" w14:paraId="133BADDE" w14:textId="77777777">
        <w:tblPrEx>
          <w:tblCellMar>
            <w:top w:w="0" w:type="dxa"/>
            <w:bottom w:w="0" w:type="dxa"/>
          </w:tblCellMar>
        </w:tblPrEx>
        <w:tc>
          <w:tcPr>
            <w:tcW w:w="0" w:type="auto"/>
          </w:tcPr>
          <w:p w14:paraId="26B9DA99" w14:textId="77777777" w:rsidR="00FE1194" w:rsidRDefault="00000000" w:rsidP="00077A77">
            <w:pPr>
              <w:bidi/>
              <w:spacing w:after="40"/>
            </w:pPr>
            <w:r>
              <w:rPr>
                <w:rFonts w:ascii="B Nazanin" w:eastAsia="B Nazanin" w:hAnsi="B Nazanin" w:cs="B Nazanin"/>
                <w:sz w:val="22"/>
                <w:szCs w:val="22"/>
                <w:rtl/>
              </w:rPr>
              <w:t>هفته ۱</w:t>
            </w:r>
          </w:p>
        </w:tc>
        <w:tc>
          <w:tcPr>
            <w:tcW w:w="0" w:type="auto"/>
          </w:tcPr>
          <w:p w14:paraId="4303E56A" w14:textId="77777777" w:rsidR="00FE1194" w:rsidRDefault="00000000" w:rsidP="00077A77">
            <w:pPr>
              <w:bidi/>
              <w:spacing w:after="40"/>
            </w:pPr>
            <w:r>
              <w:rPr>
                <w:rFonts w:ascii="B Nazanin" w:eastAsia="B Nazanin" w:hAnsi="B Nazanin" w:cs="B Nazanin"/>
                <w:sz w:val="22"/>
                <w:szCs w:val="22"/>
                <w:rtl/>
              </w:rPr>
              <w:t>دسترسی و فهرست‌برداری: پایگاه داده، بررسی اپلیکیشن، فهرست صفحات</w:t>
            </w:r>
          </w:p>
        </w:tc>
        <w:tc>
          <w:tcPr>
            <w:tcW w:w="0" w:type="auto"/>
          </w:tcPr>
          <w:p w14:paraId="0784F871" w14:textId="77777777" w:rsidR="00FE1194" w:rsidRDefault="00000000" w:rsidP="00077A77">
            <w:pPr>
              <w:bidi/>
              <w:spacing w:after="40"/>
            </w:pPr>
            <w:r>
              <w:rPr>
                <w:rFonts w:ascii="B Nazanin" w:eastAsia="B Nazanin" w:hAnsi="B Nazanin" w:cs="B Nazanin"/>
                <w:sz w:val="22"/>
                <w:szCs w:val="22"/>
                <w:rtl/>
              </w:rPr>
              <w:t>فهرست خام اپلیکیشن موجود</w:t>
            </w:r>
          </w:p>
        </w:tc>
      </w:tr>
      <w:tr w:rsidR="00FE1194" w14:paraId="3855BA8E" w14:textId="77777777">
        <w:tblPrEx>
          <w:tblCellMar>
            <w:top w:w="0" w:type="dxa"/>
            <w:bottom w:w="0" w:type="dxa"/>
          </w:tblCellMar>
        </w:tblPrEx>
        <w:tc>
          <w:tcPr>
            <w:tcW w:w="0" w:type="auto"/>
          </w:tcPr>
          <w:p w14:paraId="7389D491" w14:textId="77777777" w:rsidR="00FE1194" w:rsidRDefault="00000000" w:rsidP="00077A77">
            <w:pPr>
              <w:bidi/>
              <w:spacing w:after="40"/>
            </w:pPr>
            <w:r>
              <w:rPr>
                <w:rFonts w:ascii="B Nazanin" w:eastAsia="B Nazanin" w:hAnsi="B Nazanin" w:cs="B Nazanin"/>
                <w:sz w:val="22"/>
                <w:szCs w:val="22"/>
                <w:rtl/>
              </w:rPr>
              <w:t>هفته ۲</w:t>
            </w:r>
          </w:p>
        </w:tc>
        <w:tc>
          <w:tcPr>
            <w:tcW w:w="0" w:type="auto"/>
          </w:tcPr>
          <w:p w14:paraId="09ACC45A" w14:textId="77777777" w:rsidR="00FE1194" w:rsidRDefault="00000000" w:rsidP="00077A77">
            <w:pPr>
              <w:bidi/>
              <w:spacing w:after="40"/>
            </w:pPr>
            <w:r>
              <w:rPr>
                <w:rFonts w:ascii="B Nazanin" w:eastAsia="B Nazanin" w:hAnsi="B Nazanin" w:cs="B Nazanin"/>
                <w:sz w:val="22"/>
                <w:szCs w:val="22"/>
                <w:rtl/>
              </w:rPr>
              <w:t>نقشه فرایندها: ثبت سفارش (اولویت اول)، بازدید ۲ نمایشگاه، ۱ کارخانه</w:t>
            </w:r>
          </w:p>
        </w:tc>
        <w:tc>
          <w:tcPr>
            <w:tcW w:w="0" w:type="auto"/>
          </w:tcPr>
          <w:p w14:paraId="43F565F8" w14:textId="77777777" w:rsidR="00FE1194" w:rsidRDefault="00000000" w:rsidP="00077A77">
            <w:pPr>
              <w:bidi/>
              <w:spacing w:after="40"/>
            </w:pPr>
            <w:r>
              <w:rPr>
                <w:rFonts w:ascii="B Nazanin" w:eastAsia="B Nazanin" w:hAnsi="B Nazanin" w:cs="B Nazanin"/>
                <w:sz w:val="22"/>
                <w:szCs w:val="22"/>
                <w:rtl/>
              </w:rPr>
              <w:t>نقشه ۳ تا ۵ فرایند اصلی</w:t>
            </w:r>
          </w:p>
        </w:tc>
      </w:tr>
      <w:tr w:rsidR="00FE1194" w14:paraId="0898477F" w14:textId="77777777">
        <w:tblPrEx>
          <w:tblCellMar>
            <w:top w:w="0" w:type="dxa"/>
            <w:bottom w:w="0" w:type="dxa"/>
          </w:tblCellMar>
        </w:tblPrEx>
        <w:tc>
          <w:tcPr>
            <w:tcW w:w="0" w:type="auto"/>
          </w:tcPr>
          <w:p w14:paraId="4BE29CCC" w14:textId="77777777" w:rsidR="00FE1194" w:rsidRDefault="00000000" w:rsidP="00077A77">
            <w:pPr>
              <w:bidi/>
              <w:spacing w:after="40"/>
            </w:pPr>
            <w:r>
              <w:rPr>
                <w:rFonts w:ascii="B Nazanin" w:eastAsia="B Nazanin" w:hAnsi="B Nazanin" w:cs="B Nazanin"/>
                <w:sz w:val="22"/>
                <w:szCs w:val="22"/>
                <w:rtl/>
              </w:rPr>
              <w:t>هفته ۳</w:t>
            </w:r>
          </w:p>
        </w:tc>
        <w:tc>
          <w:tcPr>
            <w:tcW w:w="0" w:type="auto"/>
          </w:tcPr>
          <w:p w14:paraId="4FA61553" w14:textId="77777777" w:rsidR="00FE1194" w:rsidRDefault="00000000" w:rsidP="00077A77">
            <w:pPr>
              <w:bidi/>
              <w:spacing w:after="40"/>
            </w:pPr>
            <w:r>
              <w:rPr>
                <w:rFonts w:ascii="B Nazanin" w:eastAsia="B Nazanin" w:hAnsi="B Nazanin" w:cs="B Nazanin"/>
                <w:sz w:val="22"/>
                <w:szCs w:val="22"/>
                <w:rtl/>
              </w:rPr>
              <w:t>طرح مدل داده جدید: ساختار چندلایه، آزمایش با داده واقعی</w:t>
            </w:r>
          </w:p>
        </w:tc>
        <w:tc>
          <w:tcPr>
            <w:tcW w:w="0" w:type="auto"/>
          </w:tcPr>
          <w:p w14:paraId="318CFB7A" w14:textId="77777777" w:rsidR="00FE1194" w:rsidRDefault="00000000" w:rsidP="00077A77">
            <w:pPr>
              <w:bidi/>
              <w:spacing w:after="40"/>
            </w:pPr>
            <w:r>
              <w:rPr>
                <w:rFonts w:ascii="B Nazanin" w:eastAsia="B Nazanin" w:hAnsi="B Nazanin" w:cs="B Nazanin"/>
                <w:sz w:val="22"/>
                <w:szCs w:val="22"/>
                <w:rtl/>
              </w:rPr>
              <w:t>طرح مدل داده + شواهد</w:t>
            </w:r>
          </w:p>
        </w:tc>
      </w:tr>
      <w:tr w:rsidR="00FE1194" w14:paraId="27E98992" w14:textId="77777777">
        <w:tblPrEx>
          <w:tblCellMar>
            <w:top w:w="0" w:type="dxa"/>
            <w:bottom w:w="0" w:type="dxa"/>
          </w:tblCellMar>
        </w:tblPrEx>
        <w:tc>
          <w:tcPr>
            <w:tcW w:w="0" w:type="auto"/>
          </w:tcPr>
          <w:p w14:paraId="54FB9440" w14:textId="77777777" w:rsidR="00FE1194" w:rsidRDefault="00000000" w:rsidP="00077A77">
            <w:pPr>
              <w:bidi/>
              <w:spacing w:after="40"/>
            </w:pPr>
            <w:r>
              <w:rPr>
                <w:rFonts w:ascii="B Nazanin" w:eastAsia="B Nazanin" w:hAnsi="B Nazanin" w:cs="B Nazanin"/>
                <w:sz w:val="22"/>
                <w:szCs w:val="22"/>
                <w:rtl/>
              </w:rPr>
              <w:t>هفته ۴</w:t>
            </w:r>
          </w:p>
        </w:tc>
        <w:tc>
          <w:tcPr>
            <w:tcW w:w="0" w:type="auto"/>
          </w:tcPr>
          <w:p w14:paraId="52732F2B" w14:textId="77777777" w:rsidR="00FE1194" w:rsidRDefault="00000000" w:rsidP="00077A77">
            <w:pPr>
              <w:bidi/>
              <w:spacing w:after="40"/>
            </w:pPr>
            <w:r>
              <w:rPr>
                <w:rFonts w:ascii="B Nazanin" w:eastAsia="B Nazanin" w:hAnsi="B Nazanin" w:cs="B Nazanin"/>
                <w:sz w:val="22"/>
                <w:szCs w:val="22"/>
                <w:rtl/>
              </w:rPr>
              <w:t>جلسه بررسی با حسابدار (یک روز) + جمع‌بندی و تأیید</w:t>
            </w:r>
          </w:p>
        </w:tc>
        <w:tc>
          <w:tcPr>
            <w:tcW w:w="0" w:type="auto"/>
          </w:tcPr>
          <w:p w14:paraId="27E56F3F" w14:textId="77777777" w:rsidR="00FE1194" w:rsidRDefault="00000000" w:rsidP="00077A77">
            <w:pPr>
              <w:bidi/>
              <w:spacing w:after="40"/>
            </w:pPr>
            <w:r>
              <w:rPr>
                <w:rFonts w:ascii="B Nazanin" w:eastAsia="B Nazanin" w:hAnsi="B Nazanin" w:cs="B Nazanin"/>
                <w:sz w:val="22"/>
                <w:szCs w:val="22"/>
                <w:rtl/>
              </w:rPr>
              <w:t>مستند امضا شده</w:t>
            </w:r>
          </w:p>
        </w:tc>
      </w:tr>
      <w:tr w:rsidR="00FE1194" w14:paraId="41C19B4A" w14:textId="77777777">
        <w:tblPrEx>
          <w:tblCellMar>
            <w:top w:w="0" w:type="dxa"/>
            <w:bottom w:w="0" w:type="dxa"/>
          </w:tblCellMar>
        </w:tblPrEx>
        <w:tc>
          <w:tcPr>
            <w:tcW w:w="0" w:type="auto"/>
          </w:tcPr>
          <w:p w14:paraId="454F7D08" w14:textId="77777777" w:rsidR="00FE1194" w:rsidRDefault="00000000" w:rsidP="00077A77">
            <w:pPr>
              <w:bidi/>
              <w:spacing w:after="40"/>
            </w:pPr>
            <w:r>
              <w:rPr>
                <w:rFonts w:ascii="B Nazanin" w:eastAsia="B Nazanin" w:hAnsi="B Nazanin" w:cs="B Nazanin"/>
                <w:sz w:val="22"/>
                <w:szCs w:val="22"/>
                <w:rtl/>
              </w:rPr>
              <w:t>هفته ۵ (ذخیره)</w:t>
            </w:r>
          </w:p>
        </w:tc>
        <w:tc>
          <w:tcPr>
            <w:tcW w:w="0" w:type="auto"/>
          </w:tcPr>
          <w:p w14:paraId="157C7154" w14:textId="77777777" w:rsidR="00FE1194" w:rsidRDefault="00000000" w:rsidP="00077A77">
            <w:pPr>
              <w:bidi/>
              <w:spacing w:after="40"/>
            </w:pPr>
            <w:r>
              <w:rPr>
                <w:rFonts w:ascii="B Nazanin" w:eastAsia="B Nazanin" w:hAnsi="B Nazanin" w:cs="B Nazanin"/>
                <w:sz w:val="22"/>
                <w:szCs w:val="22"/>
                <w:rtl/>
              </w:rPr>
              <w:t>جذب تأخیرهای ناشی از هماهنگی</w:t>
            </w:r>
          </w:p>
        </w:tc>
        <w:tc>
          <w:tcPr>
            <w:tcW w:w="0" w:type="auto"/>
          </w:tcPr>
          <w:p w14:paraId="621459B0" w14:textId="77777777" w:rsidR="00FE1194" w:rsidRDefault="00000000" w:rsidP="00077A77">
            <w:pPr>
              <w:bidi/>
              <w:spacing w:after="40"/>
            </w:pPr>
            <w:r>
              <w:rPr>
                <w:rFonts w:ascii="B Nazanin" w:eastAsia="B Nazanin" w:hAnsi="B Nazanin" w:cs="B Nazanin"/>
                <w:sz w:val="22"/>
                <w:szCs w:val="22"/>
                <w:rtl/>
              </w:rPr>
              <w:t>—</w:t>
            </w:r>
          </w:p>
        </w:tc>
      </w:tr>
    </w:tbl>
    <w:p w14:paraId="3B6F445E" w14:textId="77777777" w:rsidR="00FE1194" w:rsidRDefault="00FE1194" w:rsidP="00077A77">
      <w:pPr>
        <w:bidi/>
        <w:spacing w:after="60"/>
      </w:pPr>
    </w:p>
    <w:p w14:paraId="369EA5DD" w14:textId="77777777" w:rsidR="00FE1194" w:rsidRDefault="00000000" w:rsidP="00077A77">
      <w:pPr>
        <w:bidi/>
        <w:spacing w:before="200" w:after="100"/>
      </w:pPr>
      <w:r>
        <w:rPr>
          <w:rFonts w:ascii="B Nazanin" w:eastAsia="B Nazanin" w:hAnsi="B Nazanin" w:cs="B Nazanin"/>
          <w:b/>
          <w:bCs/>
          <w:sz w:val="26"/>
          <w:szCs w:val="26"/>
          <w:rtl/>
        </w:rPr>
        <w:t>قواعد تأخیر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7294"/>
      </w:tblGrid>
      <w:tr w:rsidR="00FE1194" w14:paraId="2F5EECC3" w14:textId="77777777">
        <w:tblPrEx>
          <w:tblCellMar>
            <w:top w:w="0" w:type="dxa"/>
            <w:bottom w:w="0" w:type="dxa"/>
          </w:tblCellMar>
        </w:tblPrEx>
        <w:tc>
          <w:tcPr>
            <w:tcW w:w="0" w:type="auto"/>
            <w:shd w:val="solid" w:color="D9E2F3" w:fill="auto"/>
          </w:tcPr>
          <w:p w14:paraId="7F4DCF58" w14:textId="77777777" w:rsidR="00FE1194" w:rsidRDefault="00000000" w:rsidP="00077A77">
            <w:pPr>
              <w:bidi/>
              <w:spacing w:after="40"/>
            </w:pPr>
            <w:r>
              <w:rPr>
                <w:rFonts w:ascii="B Nazanin" w:eastAsia="B Nazanin" w:hAnsi="B Nazanin" w:cs="B Nazanin"/>
                <w:sz w:val="22"/>
                <w:szCs w:val="22"/>
                <w:rtl/>
              </w:rPr>
              <w:t>وضعیت</w:t>
            </w:r>
          </w:p>
        </w:tc>
        <w:tc>
          <w:tcPr>
            <w:tcW w:w="0" w:type="auto"/>
            <w:shd w:val="solid" w:color="D9E2F3" w:fill="auto"/>
          </w:tcPr>
          <w:p w14:paraId="67186EC8" w14:textId="77777777" w:rsidR="00FE1194" w:rsidRDefault="00000000" w:rsidP="00077A77">
            <w:pPr>
              <w:bidi/>
              <w:spacing w:after="40"/>
            </w:pPr>
            <w:r>
              <w:rPr>
                <w:rFonts w:ascii="B Nazanin" w:eastAsia="B Nazanin" w:hAnsi="B Nazanin" w:cs="B Nazanin"/>
                <w:sz w:val="22"/>
                <w:szCs w:val="22"/>
                <w:rtl/>
              </w:rPr>
              <w:t>قاعده</w:t>
            </w:r>
          </w:p>
        </w:tc>
      </w:tr>
      <w:tr w:rsidR="00FE1194" w14:paraId="409F0038" w14:textId="77777777">
        <w:tblPrEx>
          <w:tblCellMar>
            <w:top w:w="0" w:type="dxa"/>
            <w:bottom w:w="0" w:type="dxa"/>
          </w:tblCellMar>
        </w:tblPrEx>
        <w:tc>
          <w:tcPr>
            <w:tcW w:w="0" w:type="auto"/>
          </w:tcPr>
          <w:p w14:paraId="67ADC336" w14:textId="77777777" w:rsidR="00FE1194" w:rsidRDefault="00000000" w:rsidP="00077A77">
            <w:pPr>
              <w:bidi/>
              <w:spacing w:after="40"/>
            </w:pPr>
            <w:r>
              <w:rPr>
                <w:rFonts w:ascii="B Nazanin" w:eastAsia="B Nazanin" w:hAnsi="B Nazanin" w:cs="B Nazanin"/>
                <w:sz w:val="22"/>
                <w:szCs w:val="22"/>
                <w:rtl/>
              </w:rPr>
              <w:t>تأخیر از سوی مجری</w:t>
            </w:r>
          </w:p>
        </w:tc>
        <w:tc>
          <w:tcPr>
            <w:tcW w:w="0" w:type="auto"/>
          </w:tcPr>
          <w:p w14:paraId="1026EEAC" w14:textId="77777777" w:rsidR="00FE1194" w:rsidRDefault="00000000" w:rsidP="00077A77">
            <w:pPr>
              <w:bidi/>
              <w:spacing w:after="40"/>
            </w:pPr>
            <w:r>
              <w:rPr>
                <w:rFonts w:ascii="B Nazanin" w:eastAsia="B Nazanin" w:hAnsi="B Nazanin" w:cs="B Nazanin"/>
                <w:sz w:val="22"/>
                <w:szCs w:val="22"/>
                <w:rtl/>
              </w:rPr>
              <w:t>مجری هزینه تأخیر را خود متحمل می‌شود</w:t>
            </w:r>
          </w:p>
        </w:tc>
      </w:tr>
      <w:tr w:rsidR="00FE1194" w14:paraId="60321767" w14:textId="77777777">
        <w:tblPrEx>
          <w:tblCellMar>
            <w:top w:w="0" w:type="dxa"/>
            <w:bottom w:w="0" w:type="dxa"/>
          </w:tblCellMar>
        </w:tblPrEx>
        <w:tc>
          <w:tcPr>
            <w:tcW w:w="0" w:type="auto"/>
          </w:tcPr>
          <w:p w14:paraId="2ED845FA" w14:textId="77777777" w:rsidR="00FE1194" w:rsidRDefault="00000000" w:rsidP="00077A77">
            <w:pPr>
              <w:bidi/>
              <w:spacing w:after="40"/>
            </w:pPr>
            <w:r>
              <w:rPr>
                <w:rFonts w:ascii="B Nazanin" w:eastAsia="B Nazanin" w:hAnsi="B Nazanin" w:cs="B Nazanin"/>
                <w:sz w:val="22"/>
                <w:szCs w:val="22"/>
                <w:rtl/>
              </w:rPr>
              <w:t>تأخیر از سوی کارفرما</w:t>
            </w:r>
          </w:p>
        </w:tc>
        <w:tc>
          <w:tcPr>
            <w:tcW w:w="0" w:type="auto"/>
          </w:tcPr>
          <w:p w14:paraId="3A01554C" w14:textId="77777777" w:rsidR="00FE1194" w:rsidRDefault="00000000" w:rsidP="00077A77">
            <w:pPr>
              <w:bidi/>
              <w:spacing w:after="40"/>
            </w:pPr>
            <w:r>
              <w:rPr>
                <w:rFonts w:ascii="B Nazanin" w:eastAsia="B Nazanin" w:hAnsi="B Nazanin" w:cs="B Nazanin"/>
                <w:sz w:val="22"/>
                <w:szCs w:val="22"/>
                <w:rtl/>
              </w:rPr>
              <w:t>ساعت کاری متوقف؛ قرارداد به تعداد روزهای تأخیر تمدید می‌شود</w:t>
            </w:r>
          </w:p>
        </w:tc>
      </w:tr>
      <w:tr w:rsidR="00FE1194" w14:paraId="25B538DD" w14:textId="77777777">
        <w:tblPrEx>
          <w:tblCellMar>
            <w:top w:w="0" w:type="dxa"/>
            <w:bottom w:w="0" w:type="dxa"/>
          </w:tblCellMar>
        </w:tblPrEx>
        <w:tc>
          <w:tcPr>
            <w:tcW w:w="0" w:type="auto"/>
          </w:tcPr>
          <w:p w14:paraId="7CB8BF9A" w14:textId="77777777" w:rsidR="00FE1194" w:rsidRDefault="00000000" w:rsidP="00077A77">
            <w:pPr>
              <w:bidi/>
              <w:spacing w:after="40"/>
            </w:pPr>
            <w:r>
              <w:rPr>
                <w:rFonts w:ascii="B Nazanin" w:eastAsia="B Nazanin" w:hAnsi="B Nazanin" w:cs="B Nazanin"/>
                <w:sz w:val="22"/>
                <w:szCs w:val="22"/>
                <w:rtl/>
              </w:rPr>
              <w:t>اطلاع‌رسانی معقول</w:t>
            </w:r>
          </w:p>
        </w:tc>
        <w:tc>
          <w:tcPr>
            <w:tcW w:w="0" w:type="auto"/>
          </w:tcPr>
          <w:p w14:paraId="569B7A72" w14:textId="77777777" w:rsidR="00FE1194" w:rsidRDefault="00000000" w:rsidP="00077A77">
            <w:pPr>
              <w:bidi/>
              <w:spacing w:after="40"/>
            </w:pPr>
            <w:r>
              <w:rPr>
                <w:rFonts w:ascii="B Nazanin" w:eastAsia="B Nazanin" w:hAnsi="B Nazanin" w:cs="B Nazanin"/>
                <w:sz w:val="22"/>
                <w:szCs w:val="22"/>
                <w:rtl/>
              </w:rPr>
              <w:t>۳ روز کاری برای مصاحبه؛ ۵ روز کاری برای دسترسی پایگاه داده</w:t>
            </w:r>
          </w:p>
        </w:tc>
      </w:tr>
      <w:tr w:rsidR="00FE1194" w14:paraId="10E2332A" w14:textId="77777777">
        <w:tblPrEx>
          <w:tblCellMar>
            <w:top w:w="0" w:type="dxa"/>
            <w:bottom w:w="0" w:type="dxa"/>
          </w:tblCellMar>
        </w:tblPrEx>
        <w:tc>
          <w:tcPr>
            <w:tcW w:w="0" w:type="auto"/>
          </w:tcPr>
          <w:p w14:paraId="34533AC5" w14:textId="77777777" w:rsidR="00FE1194" w:rsidRDefault="00000000" w:rsidP="00077A77">
            <w:pPr>
              <w:bidi/>
              <w:spacing w:after="40"/>
            </w:pPr>
            <w:r>
              <w:rPr>
                <w:rFonts w:ascii="B Nazanin" w:eastAsia="B Nazanin" w:hAnsi="B Nazanin" w:cs="B Nazanin"/>
                <w:sz w:val="22"/>
                <w:szCs w:val="22"/>
                <w:rtl/>
              </w:rPr>
              <w:t>سرریز محدوده</w:t>
            </w:r>
          </w:p>
        </w:tc>
        <w:tc>
          <w:tcPr>
            <w:tcW w:w="0" w:type="auto"/>
          </w:tcPr>
          <w:p w14:paraId="78027227" w14:textId="77777777" w:rsidR="00FE1194" w:rsidRDefault="00000000" w:rsidP="00077A77">
            <w:pPr>
              <w:bidi/>
              <w:spacing w:after="40"/>
            </w:pPr>
            <w:r>
              <w:rPr>
                <w:rFonts w:ascii="B Nazanin" w:eastAsia="B Nazanin" w:hAnsi="B Nazanin" w:cs="B Nazanin"/>
                <w:sz w:val="22"/>
                <w:szCs w:val="22"/>
                <w:rtl/>
              </w:rPr>
              <w:t>موارد جدید به فهرست پیگیری منتقل و در بودجه بسته ۲ لحاظ می‌شود</w:t>
            </w:r>
          </w:p>
        </w:tc>
      </w:tr>
    </w:tbl>
    <w:p w14:paraId="50D18270"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1085D4AA" w14:textId="77777777" w:rsidR="00FE1194" w:rsidRDefault="00000000" w:rsidP="00077A77">
      <w:pPr>
        <w:bidi/>
        <w:spacing w:before="300" w:after="150"/>
      </w:pPr>
      <w:r>
        <w:rPr>
          <w:rFonts w:ascii="B Nazanin" w:eastAsia="B Nazanin" w:hAnsi="B Nazanin" w:cs="B Nazanin"/>
          <w:b/>
          <w:bCs/>
          <w:sz w:val="28"/>
          <w:szCs w:val="28"/>
          <w:rtl/>
        </w:rPr>
        <w:t>ماده ۷ — نقطه بررسی قیمت‌گذاری تجارت</w:t>
      </w:r>
    </w:p>
    <w:p w14:paraId="793C264A" w14:textId="77777777" w:rsidR="00FE1194" w:rsidRDefault="00000000" w:rsidP="00077A77">
      <w:pPr>
        <w:bidi/>
        <w:spacing w:after="120"/>
      </w:pPr>
      <w:r>
        <w:rPr>
          <w:rFonts w:ascii="B Nazanin" w:eastAsia="B Nazanin" w:hAnsi="B Nazanin" w:cs="B Nazanin"/>
          <w:sz w:val="24"/>
          <w:szCs w:val="24"/>
          <w:rtl/>
        </w:rPr>
        <w:t>در طول اجرای بسته ۱، یک رویداد زمان‌بندی‌شده به نام «نقطه بررسی قیمت‌گذاری تجارت» برگزار می‌شود. این رویداد مذاکره مجدد نیست بلکه مرحله‌ای از پروژه است.</w:t>
      </w:r>
    </w:p>
    <w:p w14:paraId="1395EF5A" w14:textId="77777777" w:rsidR="00FE1194" w:rsidRDefault="00FE1194" w:rsidP="00077A77">
      <w:pPr>
        <w:bidi/>
        <w:spacing w:after="60"/>
      </w:pPr>
    </w:p>
    <w:p w14:paraId="7A0C1CF1" w14:textId="77777777" w:rsidR="00FE1194" w:rsidRDefault="00000000" w:rsidP="00077A77">
      <w:pPr>
        <w:bidi/>
        <w:spacing w:after="120"/>
      </w:pPr>
      <w:r>
        <w:rPr>
          <w:rFonts w:ascii="B Nazanin" w:eastAsia="B Nazanin" w:hAnsi="B Nazanin" w:cs="B Nazanin"/>
          <w:b/>
          <w:bCs/>
          <w:sz w:val="24"/>
          <w:szCs w:val="24"/>
          <w:rtl/>
        </w:rPr>
        <w:t>پیش‌نیاز برگزاری — سه مصنوع زیر باید موجود باشد:</w:t>
      </w:r>
    </w:p>
    <w:p w14:paraId="3DBF542B" w14:textId="77777777" w:rsidR="00FE1194" w:rsidRDefault="00000000" w:rsidP="00077A77">
      <w:pPr>
        <w:bidi/>
        <w:spacing w:after="120"/>
      </w:pPr>
      <w:r>
        <w:rPr>
          <w:rFonts w:ascii="B Nazanin" w:eastAsia="B Nazanin" w:hAnsi="B Nazanin" w:cs="B Nazanin"/>
          <w:sz w:val="24"/>
          <w:szCs w:val="24"/>
          <w:rtl/>
        </w:rPr>
        <w:t>۱. یادداشت جلسه بررسی طرح با حسابدار (امضا شده)</w:t>
      </w:r>
    </w:p>
    <w:p w14:paraId="700CD0F5" w14:textId="77777777" w:rsidR="00FE1194" w:rsidRDefault="00000000" w:rsidP="00077A77">
      <w:pPr>
        <w:bidi/>
        <w:spacing w:after="120"/>
      </w:pPr>
      <w:r>
        <w:rPr>
          <w:rFonts w:ascii="B Nazanin" w:eastAsia="B Nazanin" w:hAnsi="B Nazanin" w:cs="B Nazanin"/>
          <w:sz w:val="24"/>
          <w:szCs w:val="24"/>
          <w:rtl/>
        </w:rPr>
        <w:t>۲. نقشه فرایند ثبت سفارش (امضا شده توسط مدیر نمایشگاه)</w:t>
      </w:r>
    </w:p>
    <w:p w14:paraId="36B930F4" w14:textId="77777777" w:rsidR="00FE1194" w:rsidRDefault="00000000" w:rsidP="00077A77">
      <w:pPr>
        <w:bidi/>
        <w:spacing w:after="120"/>
      </w:pPr>
      <w:r>
        <w:rPr>
          <w:rFonts w:ascii="B Nazanin" w:eastAsia="B Nazanin" w:hAnsi="B Nazanin" w:cs="B Nazanin"/>
          <w:sz w:val="24"/>
          <w:szCs w:val="24"/>
          <w:rtl/>
        </w:rPr>
        <w:t>۳. طرح اولیه مدل داده سیستم جدید (آزمایش‌شده با داده واقعی)</w:t>
      </w:r>
    </w:p>
    <w:p w14:paraId="7997D47B" w14:textId="77777777" w:rsidR="00FE1194" w:rsidRDefault="00FE1194" w:rsidP="00077A77">
      <w:pPr>
        <w:bidi/>
        <w:spacing w:after="60"/>
      </w:pPr>
    </w:p>
    <w:p w14:paraId="50BF7CB3" w14:textId="77777777" w:rsidR="00FE1194" w:rsidRDefault="00000000" w:rsidP="00077A77">
      <w:pPr>
        <w:bidi/>
        <w:spacing w:after="120"/>
      </w:pPr>
      <w:r>
        <w:rPr>
          <w:rFonts w:ascii="B Nazanin" w:eastAsia="B Nazanin" w:hAnsi="B Nazanin" w:cs="B Nazanin"/>
          <w:b/>
          <w:bCs/>
          <w:sz w:val="24"/>
          <w:szCs w:val="24"/>
          <w:rtl/>
        </w:rPr>
        <w:t>زمان‌بندی تقریبی: پایان هفته ۴ کشف و شناخت.</w:t>
      </w:r>
    </w:p>
    <w:p w14:paraId="5D1FCF58" w14:textId="77777777" w:rsidR="00FE1194" w:rsidRDefault="00000000" w:rsidP="00077A77">
      <w:pPr>
        <w:bidi/>
        <w:spacing w:after="120"/>
      </w:pPr>
      <w:r>
        <w:rPr>
          <w:rFonts w:ascii="B Nazanin" w:eastAsia="B Nazanin" w:hAnsi="B Nazanin" w:cs="B Nazanin"/>
          <w:b/>
          <w:bCs/>
          <w:sz w:val="24"/>
          <w:szCs w:val="24"/>
          <w:rtl/>
        </w:rPr>
        <w:t>خروجی: الحاقیه بسته ۲ با قیمت قطعی.</w:t>
      </w:r>
    </w:p>
    <w:p w14:paraId="28624786" w14:textId="77777777" w:rsidR="00FE1194" w:rsidRDefault="00000000" w:rsidP="00077A77">
      <w:pPr>
        <w:bidi/>
        <w:spacing w:before="200" w:after="200"/>
        <w:rPr>
          <w:rFonts w:ascii="B Nazanin" w:eastAsia="B Nazanin" w:hAnsi="B Nazanin" w:cs="B Nazanin"/>
        </w:rPr>
      </w:pPr>
      <w:r>
        <w:rPr>
          <w:rFonts w:ascii="B Nazanin" w:eastAsia="B Nazanin" w:hAnsi="B Nazanin" w:cs="B Nazanin"/>
        </w:rPr>
        <w:t>ـــــــــــــــــــــــــــــــــــــــــــــــــــــــــــــــ</w:t>
      </w:r>
    </w:p>
    <w:p w14:paraId="5F9C59D0" w14:textId="77777777" w:rsidR="00077A77" w:rsidRDefault="00077A77" w:rsidP="00077A77">
      <w:pPr>
        <w:bidi/>
        <w:spacing w:before="200" w:after="200"/>
        <w:rPr>
          <w:rFonts w:ascii="B Nazanin" w:eastAsia="B Nazanin" w:hAnsi="B Nazanin" w:cs="B Nazanin"/>
        </w:rPr>
      </w:pPr>
    </w:p>
    <w:p w14:paraId="6E81D736" w14:textId="77777777" w:rsidR="00077A77" w:rsidRDefault="00077A77" w:rsidP="00077A77">
      <w:pPr>
        <w:bidi/>
        <w:spacing w:before="200" w:after="200"/>
        <w:rPr>
          <w:rFonts w:ascii="B Nazanin" w:eastAsia="B Nazanin" w:hAnsi="B Nazanin" w:cs="B Nazanin"/>
        </w:rPr>
      </w:pPr>
    </w:p>
    <w:p w14:paraId="179F857F" w14:textId="77777777" w:rsidR="00077A77" w:rsidRDefault="00077A77" w:rsidP="00077A77">
      <w:pPr>
        <w:bidi/>
        <w:spacing w:before="200" w:after="200"/>
        <w:rPr>
          <w:rFonts w:ascii="B Nazanin" w:eastAsia="B Nazanin" w:hAnsi="B Nazanin" w:cs="B Nazanin"/>
        </w:rPr>
      </w:pPr>
    </w:p>
    <w:p w14:paraId="389E4C0B" w14:textId="77777777" w:rsidR="00077A77" w:rsidRDefault="00077A77" w:rsidP="00077A77">
      <w:pPr>
        <w:bidi/>
        <w:spacing w:before="200" w:after="200"/>
      </w:pPr>
    </w:p>
    <w:p w14:paraId="5D5EB060" w14:textId="77777777" w:rsidR="00FE1194" w:rsidRDefault="00000000" w:rsidP="00077A77">
      <w:pPr>
        <w:bidi/>
        <w:spacing w:before="300" w:after="150"/>
      </w:pPr>
      <w:r>
        <w:rPr>
          <w:rFonts w:ascii="B Nazanin" w:eastAsia="B Nazanin" w:hAnsi="B Nazanin" w:cs="B Nazanin"/>
          <w:b/>
          <w:bCs/>
          <w:sz w:val="28"/>
          <w:szCs w:val="28"/>
          <w:rtl/>
        </w:rPr>
        <w:lastRenderedPageBreak/>
        <w:t>ماده ۸ — مبلغ و شرایط پرداخت بسته ۱</w:t>
      </w:r>
    </w:p>
    <w:p w14:paraId="14A144C5" w14:textId="77777777" w:rsidR="00FE1194" w:rsidRDefault="00000000" w:rsidP="00077A77">
      <w:pPr>
        <w:bidi/>
        <w:spacing w:before="200" w:after="100"/>
      </w:pPr>
      <w:r>
        <w:rPr>
          <w:rFonts w:ascii="B Nazanin" w:eastAsia="B Nazanin" w:hAnsi="B Nazanin" w:cs="B Nazanin"/>
          <w:b/>
          <w:bCs/>
          <w:sz w:val="26"/>
          <w:szCs w:val="26"/>
          <w:rtl/>
        </w:rPr>
        <w:t>الف — تفکیک حق‌الزحمه مجری (تلاش مستقیم)</w:t>
      </w:r>
    </w:p>
    <w:p w14:paraId="09D7F0A4" w14:textId="77777777" w:rsidR="00FE1194" w:rsidRDefault="00000000" w:rsidP="00077A77">
      <w:pPr>
        <w:bidi/>
        <w:spacing w:after="120"/>
      </w:pPr>
      <w:r>
        <w:rPr>
          <w:rFonts w:ascii="B Nazanin" w:eastAsia="B Nazanin" w:hAnsi="B Nazanin" w:cs="B Nazanin"/>
          <w:sz w:val="24"/>
          <w:szCs w:val="24"/>
          <w:rtl/>
        </w:rPr>
        <w:t>بسته ۱ شامل تقریباً ۱۷ هفته‌کار تخصصی است: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3814"/>
        <w:gridCol w:w="692"/>
        <w:gridCol w:w="2002"/>
        <w:gridCol w:w="2211"/>
      </w:tblGrid>
      <w:tr w:rsidR="00FE1194" w14:paraId="111D25E3" w14:textId="77777777">
        <w:tblPrEx>
          <w:tblCellMar>
            <w:top w:w="0" w:type="dxa"/>
            <w:bottom w:w="0" w:type="dxa"/>
          </w:tblCellMar>
        </w:tblPrEx>
        <w:tc>
          <w:tcPr>
            <w:tcW w:w="0" w:type="auto"/>
            <w:shd w:val="solid" w:color="D9E2F3" w:fill="auto"/>
          </w:tcPr>
          <w:p w14:paraId="3C378A76"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39C7A443" w14:textId="77777777" w:rsidR="00FE1194" w:rsidRDefault="00000000" w:rsidP="00077A77">
            <w:pPr>
              <w:bidi/>
              <w:spacing w:after="40"/>
            </w:pPr>
            <w:r>
              <w:rPr>
                <w:rFonts w:ascii="B Nazanin" w:eastAsia="B Nazanin" w:hAnsi="B Nazanin" w:cs="B Nazanin"/>
                <w:sz w:val="22"/>
                <w:szCs w:val="22"/>
                <w:rtl/>
              </w:rPr>
              <w:t>جریان کاری</w:t>
            </w:r>
          </w:p>
        </w:tc>
        <w:tc>
          <w:tcPr>
            <w:tcW w:w="0" w:type="auto"/>
            <w:shd w:val="solid" w:color="D9E2F3" w:fill="auto"/>
          </w:tcPr>
          <w:p w14:paraId="3AF57E8C" w14:textId="77777777" w:rsidR="00FE1194" w:rsidRDefault="00000000" w:rsidP="00077A77">
            <w:pPr>
              <w:bidi/>
              <w:spacing w:after="40"/>
            </w:pPr>
            <w:r>
              <w:rPr>
                <w:rFonts w:ascii="B Nazanin" w:eastAsia="B Nazanin" w:hAnsi="B Nazanin" w:cs="B Nazanin"/>
                <w:sz w:val="22"/>
                <w:szCs w:val="22"/>
                <w:rtl/>
              </w:rPr>
              <w:t>هفته</w:t>
            </w:r>
          </w:p>
        </w:tc>
        <w:tc>
          <w:tcPr>
            <w:tcW w:w="0" w:type="auto"/>
            <w:shd w:val="solid" w:color="D9E2F3" w:fill="auto"/>
          </w:tcPr>
          <w:p w14:paraId="7704A363" w14:textId="77777777" w:rsidR="00FE1194" w:rsidRDefault="00000000" w:rsidP="00077A77">
            <w:pPr>
              <w:bidi/>
              <w:spacing w:after="40"/>
            </w:pPr>
            <w:r>
              <w:rPr>
                <w:rFonts w:ascii="B Nazanin" w:eastAsia="B Nazanin" w:hAnsi="B Nazanin" w:cs="B Nazanin"/>
                <w:sz w:val="22"/>
                <w:szCs w:val="22"/>
                <w:rtl/>
              </w:rPr>
              <w:t>نرخ هفتگی</w:t>
            </w:r>
          </w:p>
        </w:tc>
        <w:tc>
          <w:tcPr>
            <w:tcW w:w="0" w:type="auto"/>
            <w:shd w:val="solid" w:color="D9E2F3" w:fill="auto"/>
          </w:tcPr>
          <w:p w14:paraId="07FD07B3" w14:textId="77777777" w:rsidR="00FE1194" w:rsidRDefault="00000000" w:rsidP="00077A77">
            <w:pPr>
              <w:bidi/>
              <w:spacing w:after="40"/>
            </w:pPr>
            <w:r>
              <w:rPr>
                <w:rFonts w:ascii="B Nazanin" w:eastAsia="B Nazanin" w:hAnsi="B Nazanin" w:cs="B Nazanin"/>
                <w:sz w:val="22"/>
                <w:szCs w:val="22"/>
                <w:rtl/>
              </w:rPr>
              <w:t>جمع (تومان)</w:t>
            </w:r>
          </w:p>
        </w:tc>
      </w:tr>
      <w:tr w:rsidR="00FE1194" w14:paraId="1FF3B7DC" w14:textId="77777777">
        <w:tblPrEx>
          <w:tblCellMar>
            <w:top w:w="0" w:type="dxa"/>
            <w:bottom w:w="0" w:type="dxa"/>
          </w:tblCellMar>
        </w:tblPrEx>
        <w:tc>
          <w:tcPr>
            <w:tcW w:w="0" w:type="auto"/>
          </w:tcPr>
          <w:p w14:paraId="2643305C"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7AA30A6B" w14:textId="77777777" w:rsidR="00FE1194" w:rsidRDefault="00000000" w:rsidP="00077A77">
            <w:pPr>
              <w:bidi/>
              <w:spacing w:after="40"/>
            </w:pPr>
            <w:r>
              <w:rPr>
                <w:rFonts w:ascii="B Nazanin" w:eastAsia="B Nazanin" w:hAnsi="B Nazanin" w:cs="B Nazanin"/>
                <w:sz w:val="22"/>
                <w:szCs w:val="22"/>
                <w:rtl/>
              </w:rPr>
              <w:t>کشف و شناخت</w:t>
            </w:r>
          </w:p>
        </w:tc>
        <w:tc>
          <w:tcPr>
            <w:tcW w:w="0" w:type="auto"/>
          </w:tcPr>
          <w:p w14:paraId="5BD39245"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5E9F5461"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2174FBFC" w14:textId="77777777" w:rsidR="00FE1194" w:rsidRDefault="00000000" w:rsidP="00077A77">
            <w:pPr>
              <w:bidi/>
              <w:spacing w:after="40"/>
            </w:pPr>
            <w:r>
              <w:rPr>
                <w:rFonts w:ascii="B Nazanin" w:eastAsia="B Nazanin" w:hAnsi="B Nazanin" w:cs="B Nazanin"/>
                <w:sz w:val="22"/>
                <w:szCs w:val="22"/>
                <w:rtl/>
              </w:rPr>
              <w:t>۸۴٬۰۰۰٬۰۰۰</w:t>
            </w:r>
          </w:p>
        </w:tc>
      </w:tr>
      <w:tr w:rsidR="00FE1194" w14:paraId="37EEA377" w14:textId="77777777">
        <w:tblPrEx>
          <w:tblCellMar>
            <w:top w:w="0" w:type="dxa"/>
            <w:bottom w:w="0" w:type="dxa"/>
          </w:tblCellMar>
        </w:tblPrEx>
        <w:tc>
          <w:tcPr>
            <w:tcW w:w="0" w:type="auto"/>
          </w:tcPr>
          <w:p w14:paraId="63E12712"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4FA4C790" w14:textId="77777777" w:rsidR="00FE1194" w:rsidRDefault="00000000" w:rsidP="00077A77">
            <w:pPr>
              <w:bidi/>
              <w:spacing w:after="40"/>
            </w:pPr>
            <w:r>
              <w:rPr>
                <w:rFonts w:ascii="B Nazanin" w:eastAsia="B Nazanin" w:hAnsi="B Nazanin" w:cs="B Nazanin"/>
                <w:sz w:val="22"/>
                <w:szCs w:val="22"/>
                <w:rtl/>
              </w:rPr>
              <w:t>سامانه طراحی و فرانت‌اند</w:t>
            </w:r>
          </w:p>
        </w:tc>
        <w:tc>
          <w:tcPr>
            <w:tcW w:w="0" w:type="auto"/>
          </w:tcPr>
          <w:p w14:paraId="7F88B9F9" w14:textId="77777777" w:rsidR="00FE1194" w:rsidRDefault="00000000" w:rsidP="00077A77">
            <w:pPr>
              <w:bidi/>
              <w:spacing w:after="40"/>
            </w:pPr>
            <w:r>
              <w:rPr>
                <w:rFonts w:ascii="B Nazanin" w:eastAsia="B Nazanin" w:hAnsi="B Nazanin" w:cs="B Nazanin"/>
                <w:sz w:val="22"/>
                <w:szCs w:val="22"/>
                <w:rtl/>
              </w:rPr>
              <w:t>۶</w:t>
            </w:r>
          </w:p>
        </w:tc>
        <w:tc>
          <w:tcPr>
            <w:tcW w:w="0" w:type="auto"/>
          </w:tcPr>
          <w:p w14:paraId="3B537D6B"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0CFF445F" w14:textId="77777777" w:rsidR="00FE1194" w:rsidRDefault="00000000" w:rsidP="00077A77">
            <w:pPr>
              <w:bidi/>
              <w:spacing w:after="40"/>
            </w:pPr>
            <w:r>
              <w:rPr>
                <w:rFonts w:ascii="B Nazanin" w:eastAsia="B Nazanin" w:hAnsi="B Nazanin" w:cs="B Nazanin"/>
                <w:sz w:val="22"/>
                <w:szCs w:val="22"/>
                <w:rtl/>
              </w:rPr>
              <w:t>۱۲۶٬۰۰۰٬۰۰۰</w:t>
            </w:r>
          </w:p>
        </w:tc>
      </w:tr>
      <w:tr w:rsidR="00FE1194" w14:paraId="783E5ADE" w14:textId="77777777">
        <w:tblPrEx>
          <w:tblCellMar>
            <w:top w:w="0" w:type="dxa"/>
            <w:bottom w:w="0" w:type="dxa"/>
          </w:tblCellMar>
        </w:tblPrEx>
        <w:tc>
          <w:tcPr>
            <w:tcW w:w="0" w:type="auto"/>
          </w:tcPr>
          <w:p w14:paraId="5901D37C"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361B3249" w14:textId="77777777" w:rsidR="00FE1194" w:rsidRDefault="00000000" w:rsidP="00077A77">
            <w:pPr>
              <w:bidi/>
              <w:spacing w:after="40"/>
            </w:pPr>
            <w:r>
              <w:rPr>
                <w:rFonts w:ascii="B Nazanin" w:eastAsia="B Nazanin" w:hAnsi="B Nazanin" w:cs="B Nazanin"/>
                <w:sz w:val="22"/>
                <w:szCs w:val="22"/>
                <w:rtl/>
              </w:rPr>
              <w:t>Payload 3 و بک‌اند</w:t>
            </w:r>
          </w:p>
        </w:tc>
        <w:tc>
          <w:tcPr>
            <w:tcW w:w="0" w:type="auto"/>
          </w:tcPr>
          <w:p w14:paraId="4C64E61F"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55DD17AA"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1DE1BDE2" w14:textId="77777777" w:rsidR="00FE1194" w:rsidRDefault="00000000" w:rsidP="00077A77">
            <w:pPr>
              <w:bidi/>
              <w:spacing w:after="40"/>
            </w:pPr>
            <w:r>
              <w:rPr>
                <w:rFonts w:ascii="B Nazanin" w:eastAsia="B Nazanin" w:hAnsi="B Nazanin" w:cs="B Nazanin"/>
                <w:sz w:val="22"/>
                <w:szCs w:val="22"/>
                <w:rtl/>
              </w:rPr>
              <w:t>۱۰۵٬۰۰۰٬۰۰۰</w:t>
            </w:r>
          </w:p>
        </w:tc>
      </w:tr>
      <w:tr w:rsidR="00FE1194" w14:paraId="16F35AA4" w14:textId="77777777">
        <w:tblPrEx>
          <w:tblCellMar>
            <w:top w:w="0" w:type="dxa"/>
            <w:bottom w:w="0" w:type="dxa"/>
          </w:tblCellMar>
        </w:tblPrEx>
        <w:tc>
          <w:tcPr>
            <w:tcW w:w="0" w:type="auto"/>
          </w:tcPr>
          <w:p w14:paraId="0B30F9B4"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70E81606" w14:textId="77777777" w:rsidR="00FE1194" w:rsidRDefault="00000000" w:rsidP="00077A77">
            <w:pPr>
              <w:bidi/>
              <w:spacing w:after="40"/>
            </w:pPr>
            <w:r>
              <w:rPr>
                <w:rFonts w:ascii="B Nazanin" w:eastAsia="B Nazanin" w:hAnsi="B Nazanin" w:cs="B Nazanin"/>
                <w:sz w:val="22"/>
                <w:szCs w:val="22"/>
                <w:rtl/>
              </w:rPr>
              <w:t>صفحات محتوایی و سئو</w:t>
            </w:r>
          </w:p>
        </w:tc>
        <w:tc>
          <w:tcPr>
            <w:tcW w:w="0" w:type="auto"/>
          </w:tcPr>
          <w:p w14:paraId="12A1E7C2"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6844AF74"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2E0BD4E7" w14:textId="77777777" w:rsidR="00FE1194" w:rsidRDefault="00000000" w:rsidP="00077A77">
            <w:pPr>
              <w:bidi/>
              <w:spacing w:after="40"/>
            </w:pPr>
            <w:r>
              <w:rPr>
                <w:rFonts w:ascii="B Nazanin" w:eastAsia="B Nazanin" w:hAnsi="B Nazanin" w:cs="B Nazanin"/>
                <w:sz w:val="22"/>
                <w:szCs w:val="22"/>
                <w:rtl/>
              </w:rPr>
              <w:t>۶۳٬۰۰۰٬۰۰۰</w:t>
            </w:r>
          </w:p>
        </w:tc>
      </w:tr>
      <w:tr w:rsidR="00FE1194" w14:paraId="201DF9EC" w14:textId="77777777">
        <w:tblPrEx>
          <w:tblCellMar>
            <w:top w:w="0" w:type="dxa"/>
            <w:bottom w:w="0" w:type="dxa"/>
          </w:tblCellMar>
        </w:tblPrEx>
        <w:tc>
          <w:tcPr>
            <w:tcW w:w="0" w:type="auto"/>
          </w:tcPr>
          <w:p w14:paraId="10E90C50"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578A1E85" w14:textId="77777777" w:rsidR="00FE1194" w:rsidRDefault="00000000" w:rsidP="00077A77">
            <w:pPr>
              <w:bidi/>
              <w:spacing w:after="40"/>
            </w:pPr>
            <w:r>
              <w:rPr>
                <w:rFonts w:ascii="B Nazanin" w:eastAsia="B Nazanin" w:hAnsi="B Nazanin" w:cs="B Nazanin"/>
                <w:sz w:val="22"/>
                <w:szCs w:val="22"/>
                <w:rtl/>
              </w:rPr>
              <w:t>زیرساخت و DevOps</w:t>
            </w:r>
          </w:p>
        </w:tc>
        <w:tc>
          <w:tcPr>
            <w:tcW w:w="0" w:type="auto"/>
          </w:tcPr>
          <w:p w14:paraId="68C1BCC4"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6B738CFB"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4AF47AF6" w14:textId="77777777" w:rsidR="00FE1194" w:rsidRDefault="00000000" w:rsidP="00077A77">
            <w:pPr>
              <w:bidi/>
              <w:spacing w:after="40"/>
            </w:pPr>
            <w:r>
              <w:rPr>
                <w:rFonts w:ascii="B Nazanin" w:eastAsia="B Nazanin" w:hAnsi="B Nazanin" w:cs="B Nazanin"/>
                <w:sz w:val="22"/>
                <w:szCs w:val="22"/>
                <w:rtl/>
              </w:rPr>
              <w:t>۴۲٬۰۰۰٬۰۰۰</w:t>
            </w:r>
          </w:p>
        </w:tc>
      </w:tr>
      <w:tr w:rsidR="00FE1194" w14:paraId="263CDEEA" w14:textId="77777777">
        <w:tblPrEx>
          <w:tblCellMar>
            <w:top w:w="0" w:type="dxa"/>
            <w:bottom w:w="0" w:type="dxa"/>
          </w:tblCellMar>
        </w:tblPrEx>
        <w:tc>
          <w:tcPr>
            <w:tcW w:w="0" w:type="auto"/>
          </w:tcPr>
          <w:p w14:paraId="3909A24F" w14:textId="77777777" w:rsidR="00FE1194" w:rsidRDefault="00000000" w:rsidP="00077A77">
            <w:pPr>
              <w:bidi/>
              <w:spacing w:after="40"/>
            </w:pPr>
            <w:r>
              <w:rPr>
                <w:rFonts w:ascii="B Nazanin" w:eastAsia="B Nazanin" w:hAnsi="B Nazanin" w:cs="B Nazanin"/>
                <w:sz w:val="22"/>
                <w:szCs w:val="22"/>
                <w:rtl/>
              </w:rPr>
              <w:t>۶</w:t>
            </w:r>
          </w:p>
        </w:tc>
        <w:tc>
          <w:tcPr>
            <w:tcW w:w="0" w:type="auto"/>
          </w:tcPr>
          <w:p w14:paraId="41A486CB" w14:textId="77777777" w:rsidR="00FE1194" w:rsidRDefault="00000000" w:rsidP="00077A77">
            <w:pPr>
              <w:bidi/>
              <w:spacing w:after="40"/>
            </w:pPr>
            <w:r>
              <w:rPr>
                <w:rFonts w:ascii="B Nazanin" w:eastAsia="B Nazanin" w:hAnsi="B Nazanin" w:cs="B Nazanin"/>
                <w:sz w:val="22"/>
                <w:szCs w:val="22"/>
                <w:rtl/>
              </w:rPr>
              <w:t>یکپارچه‌سازی و پایش نهایی</w:t>
            </w:r>
          </w:p>
        </w:tc>
        <w:tc>
          <w:tcPr>
            <w:tcW w:w="0" w:type="auto"/>
          </w:tcPr>
          <w:p w14:paraId="5FD3E845"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5F8286B1" w14:textId="77777777" w:rsidR="00FE1194" w:rsidRDefault="00000000" w:rsidP="00077A77">
            <w:pPr>
              <w:bidi/>
              <w:spacing w:after="40"/>
            </w:pPr>
            <w:r>
              <w:rPr>
                <w:rFonts w:ascii="B Nazanin" w:eastAsia="B Nazanin" w:hAnsi="B Nazanin" w:cs="B Nazanin"/>
                <w:sz w:val="22"/>
                <w:szCs w:val="22"/>
                <w:rtl/>
              </w:rPr>
              <w:t>۲۱٬۰۰۰٬۰۰۰</w:t>
            </w:r>
          </w:p>
        </w:tc>
        <w:tc>
          <w:tcPr>
            <w:tcW w:w="0" w:type="auto"/>
          </w:tcPr>
          <w:p w14:paraId="2D761629" w14:textId="77777777" w:rsidR="00FE1194" w:rsidRDefault="00000000" w:rsidP="00077A77">
            <w:pPr>
              <w:bidi/>
              <w:spacing w:after="40"/>
            </w:pPr>
            <w:r>
              <w:rPr>
                <w:rFonts w:ascii="B Nazanin" w:eastAsia="B Nazanin" w:hAnsi="B Nazanin" w:cs="B Nazanin"/>
                <w:sz w:val="22"/>
                <w:szCs w:val="22"/>
                <w:rtl/>
              </w:rPr>
              <w:t>۲۱٬۰۰۰٬۰۰۰</w:t>
            </w:r>
          </w:p>
        </w:tc>
      </w:tr>
      <w:tr w:rsidR="00FE1194" w14:paraId="3889B922" w14:textId="77777777">
        <w:tblPrEx>
          <w:tblCellMar>
            <w:top w:w="0" w:type="dxa"/>
            <w:bottom w:w="0" w:type="dxa"/>
          </w:tblCellMar>
        </w:tblPrEx>
        <w:tc>
          <w:tcPr>
            <w:tcW w:w="0" w:type="auto"/>
          </w:tcPr>
          <w:p w14:paraId="08407D72" w14:textId="77777777" w:rsidR="00FE1194" w:rsidRDefault="00FE1194" w:rsidP="00077A77">
            <w:pPr>
              <w:bidi/>
              <w:spacing w:after="40"/>
            </w:pPr>
          </w:p>
        </w:tc>
        <w:tc>
          <w:tcPr>
            <w:tcW w:w="0" w:type="auto"/>
          </w:tcPr>
          <w:p w14:paraId="2D192800" w14:textId="77777777" w:rsidR="00FE1194" w:rsidRDefault="00000000" w:rsidP="00077A77">
            <w:pPr>
              <w:bidi/>
              <w:spacing w:after="40"/>
            </w:pPr>
            <w:r>
              <w:rPr>
                <w:rFonts w:ascii="B Nazanin" w:eastAsia="B Nazanin" w:hAnsi="B Nazanin" w:cs="B Nazanin"/>
                <w:sz w:val="22"/>
                <w:szCs w:val="22"/>
                <w:rtl/>
              </w:rPr>
              <w:t>جمع تلاش مستقیم</w:t>
            </w:r>
          </w:p>
        </w:tc>
        <w:tc>
          <w:tcPr>
            <w:tcW w:w="0" w:type="auto"/>
          </w:tcPr>
          <w:p w14:paraId="39205A92" w14:textId="77777777" w:rsidR="00FE1194" w:rsidRDefault="00000000" w:rsidP="00077A77">
            <w:pPr>
              <w:bidi/>
              <w:spacing w:after="40"/>
            </w:pPr>
            <w:r>
              <w:rPr>
                <w:rFonts w:ascii="B Nazanin" w:eastAsia="B Nazanin" w:hAnsi="B Nazanin" w:cs="B Nazanin"/>
                <w:sz w:val="22"/>
                <w:szCs w:val="22"/>
                <w:rtl/>
              </w:rPr>
              <w:t>۱۷</w:t>
            </w:r>
          </w:p>
        </w:tc>
        <w:tc>
          <w:tcPr>
            <w:tcW w:w="0" w:type="auto"/>
          </w:tcPr>
          <w:p w14:paraId="293F7353" w14:textId="77777777" w:rsidR="00FE1194" w:rsidRDefault="00FE1194" w:rsidP="00077A77">
            <w:pPr>
              <w:bidi/>
              <w:spacing w:after="40"/>
            </w:pPr>
          </w:p>
        </w:tc>
        <w:tc>
          <w:tcPr>
            <w:tcW w:w="0" w:type="auto"/>
          </w:tcPr>
          <w:p w14:paraId="0237FA4B" w14:textId="77777777" w:rsidR="00FE1194" w:rsidRDefault="00000000" w:rsidP="00077A77">
            <w:pPr>
              <w:bidi/>
              <w:spacing w:after="40"/>
            </w:pPr>
            <w:r>
              <w:rPr>
                <w:rFonts w:ascii="B Nazanin" w:eastAsia="B Nazanin" w:hAnsi="B Nazanin" w:cs="B Nazanin"/>
                <w:sz w:val="22"/>
                <w:szCs w:val="22"/>
                <w:rtl/>
              </w:rPr>
              <w:t>۴۴۱٬۰۰۰٬۰۰۰</w:t>
            </w:r>
          </w:p>
        </w:tc>
      </w:tr>
    </w:tbl>
    <w:p w14:paraId="16901570" w14:textId="77777777" w:rsidR="00FE1194" w:rsidRDefault="00FE1194" w:rsidP="00077A77">
      <w:pPr>
        <w:bidi/>
        <w:spacing w:after="60"/>
      </w:pPr>
    </w:p>
    <w:p w14:paraId="30932A21" w14:textId="77777777" w:rsidR="00FE1194" w:rsidRDefault="00000000" w:rsidP="00077A77">
      <w:pPr>
        <w:bidi/>
        <w:spacing w:after="120"/>
      </w:pPr>
      <w:r>
        <w:rPr>
          <w:rFonts w:ascii="B Nazanin" w:eastAsia="B Nazanin" w:hAnsi="B Nazanin" w:cs="B Nazanin"/>
          <w:sz w:val="24"/>
          <w:szCs w:val="24"/>
          <w:rtl/>
        </w:rPr>
        <w:t>تبصره: نرخ هفتگی بر اساس سطح ارشد مشاوره فنی (طراحی + توسعه + مدیریت پروژه توسط یک نفر) شامل ریسک تک‌نفره و پیچیدگی اجرای موازی.</w:t>
      </w:r>
    </w:p>
    <w:p w14:paraId="18C3EF8F" w14:textId="77777777" w:rsidR="00FE1194" w:rsidRDefault="00FE1194" w:rsidP="00077A77">
      <w:pPr>
        <w:bidi/>
        <w:spacing w:after="60"/>
      </w:pPr>
    </w:p>
    <w:p w14:paraId="2FCA03F0" w14:textId="77777777" w:rsidR="00FE1194" w:rsidRDefault="00000000" w:rsidP="00077A77">
      <w:pPr>
        <w:bidi/>
        <w:spacing w:before="200" w:after="100"/>
      </w:pPr>
      <w:r>
        <w:rPr>
          <w:rFonts w:ascii="B Nazanin" w:eastAsia="B Nazanin" w:hAnsi="B Nazanin" w:cs="B Nazanin"/>
          <w:b/>
          <w:bCs/>
          <w:sz w:val="26"/>
          <w:szCs w:val="26"/>
          <w:rtl/>
        </w:rPr>
        <w:t>ب — تخفیف سطح سخاوتمندانه (Generous)</w:t>
      </w:r>
    </w:p>
    <w:p w14:paraId="7405D07F" w14:textId="77777777" w:rsidR="00FE1194" w:rsidRDefault="00000000" w:rsidP="00077A77">
      <w:pPr>
        <w:bidi/>
        <w:spacing w:after="120"/>
      </w:pPr>
      <w:r>
        <w:rPr>
          <w:rFonts w:ascii="B Nazanin" w:eastAsia="B Nazanin" w:hAnsi="B Nazanin" w:cs="B Nazanin"/>
          <w:sz w:val="24"/>
          <w:szCs w:val="24"/>
          <w:rtl/>
        </w:rPr>
        <w:t>بسته ۱ در سطح «سخاوتمندانه» طراحی شده که نسبت به سطح «استاندارد» شامل تحویل‌دادنی‌های اضافی قابل توجهی است. ارزش واقعی این آیتم‌ها حدود ۳۶٬۰۰۰٬۰۰۰ تومان برآورد می‌شود که به عنوان تخفیف از حق‌الزحمه کسر شده و در مبلغ نهایی لحاظ نشده است: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1"/>
        <w:gridCol w:w="4423"/>
        <w:gridCol w:w="1482"/>
      </w:tblGrid>
      <w:tr w:rsidR="00FE1194" w14:paraId="4499638C" w14:textId="77777777">
        <w:tblPrEx>
          <w:tblCellMar>
            <w:top w:w="0" w:type="dxa"/>
            <w:bottom w:w="0" w:type="dxa"/>
          </w:tblCellMar>
        </w:tblPrEx>
        <w:tc>
          <w:tcPr>
            <w:tcW w:w="0" w:type="auto"/>
            <w:shd w:val="solid" w:color="D9E2F3" w:fill="auto"/>
          </w:tcPr>
          <w:p w14:paraId="1E1C8ED3" w14:textId="77777777" w:rsidR="00FE1194" w:rsidRDefault="00000000" w:rsidP="00077A77">
            <w:pPr>
              <w:bidi/>
              <w:spacing w:after="40"/>
            </w:pPr>
            <w:r>
              <w:rPr>
                <w:rFonts w:ascii="B Nazanin" w:eastAsia="B Nazanin" w:hAnsi="B Nazanin" w:cs="B Nazanin"/>
                <w:sz w:val="22"/>
                <w:szCs w:val="22"/>
                <w:rtl/>
              </w:rPr>
              <w:t>آیتم اضافه‌شده (بدون هزینه اضافی)</w:t>
            </w:r>
          </w:p>
        </w:tc>
        <w:tc>
          <w:tcPr>
            <w:tcW w:w="0" w:type="auto"/>
            <w:shd w:val="solid" w:color="D9E2F3" w:fill="auto"/>
          </w:tcPr>
          <w:p w14:paraId="48A003B4" w14:textId="77777777" w:rsidR="00FE1194" w:rsidRDefault="00000000" w:rsidP="00077A77">
            <w:pPr>
              <w:bidi/>
              <w:spacing w:after="40"/>
            </w:pPr>
            <w:r>
              <w:rPr>
                <w:rFonts w:ascii="B Nazanin" w:eastAsia="B Nazanin" w:hAnsi="B Nazanin" w:cs="B Nazanin"/>
                <w:sz w:val="22"/>
                <w:szCs w:val="22"/>
                <w:rtl/>
              </w:rPr>
              <w:t>توضیح</w:t>
            </w:r>
          </w:p>
        </w:tc>
        <w:tc>
          <w:tcPr>
            <w:tcW w:w="0" w:type="auto"/>
            <w:shd w:val="solid" w:color="D9E2F3" w:fill="auto"/>
          </w:tcPr>
          <w:p w14:paraId="3DBADC12" w14:textId="77777777" w:rsidR="00FE1194" w:rsidRDefault="00000000" w:rsidP="00077A77">
            <w:pPr>
              <w:bidi/>
              <w:spacing w:after="40"/>
            </w:pPr>
            <w:r>
              <w:rPr>
                <w:rFonts w:ascii="B Nazanin" w:eastAsia="B Nazanin" w:hAnsi="B Nazanin" w:cs="B Nazanin"/>
                <w:sz w:val="22"/>
                <w:szCs w:val="22"/>
                <w:rtl/>
              </w:rPr>
              <w:t>ارزش تقریبی</w:t>
            </w:r>
          </w:p>
        </w:tc>
      </w:tr>
      <w:tr w:rsidR="00FE1194" w14:paraId="0304BC76" w14:textId="77777777">
        <w:tblPrEx>
          <w:tblCellMar>
            <w:top w:w="0" w:type="dxa"/>
            <w:bottom w:w="0" w:type="dxa"/>
          </w:tblCellMar>
        </w:tblPrEx>
        <w:tc>
          <w:tcPr>
            <w:tcW w:w="0" w:type="auto"/>
          </w:tcPr>
          <w:p w14:paraId="4B8CD6DD" w14:textId="77777777" w:rsidR="00FE1194" w:rsidRDefault="00000000" w:rsidP="00077A77">
            <w:pPr>
              <w:bidi/>
              <w:spacing w:after="40"/>
            </w:pPr>
            <w:r>
              <w:rPr>
                <w:rFonts w:ascii="B Nazanin" w:eastAsia="B Nazanin" w:hAnsi="B Nazanin" w:cs="B Nazanin"/>
                <w:sz w:val="22"/>
                <w:szCs w:val="22"/>
                <w:rtl/>
              </w:rPr>
              <w:t>صفحات محتوایی بلند (Pillar)</w:t>
            </w:r>
          </w:p>
        </w:tc>
        <w:tc>
          <w:tcPr>
            <w:tcW w:w="0" w:type="auto"/>
          </w:tcPr>
          <w:p w14:paraId="751BB06D" w14:textId="77777777" w:rsidR="00FE1194" w:rsidRDefault="00000000" w:rsidP="00077A77">
            <w:pPr>
              <w:bidi/>
              <w:spacing w:after="40"/>
            </w:pPr>
            <w:r>
              <w:rPr>
                <w:rFonts w:ascii="B Nazanin" w:eastAsia="B Nazanin" w:hAnsi="B Nazanin" w:cs="B Nazanin"/>
                <w:sz w:val="22"/>
                <w:szCs w:val="22"/>
                <w:rtl/>
              </w:rPr>
              <w:t>قالب‌های بلند فارسی برای کلیدواژه‌های سئو</w:t>
            </w:r>
          </w:p>
        </w:tc>
        <w:tc>
          <w:tcPr>
            <w:tcW w:w="0" w:type="auto"/>
          </w:tcPr>
          <w:p w14:paraId="424C4520" w14:textId="77777777" w:rsidR="00FE1194" w:rsidRDefault="00000000" w:rsidP="00077A77">
            <w:pPr>
              <w:bidi/>
              <w:spacing w:after="40"/>
            </w:pPr>
            <w:r>
              <w:rPr>
                <w:rFonts w:ascii="B Nazanin" w:eastAsia="B Nazanin" w:hAnsi="B Nazanin" w:cs="B Nazanin"/>
                <w:sz w:val="22"/>
                <w:szCs w:val="22"/>
                <w:rtl/>
              </w:rPr>
              <w:t>۱۰٬۰۰۰٬۰۰۰</w:t>
            </w:r>
          </w:p>
        </w:tc>
      </w:tr>
      <w:tr w:rsidR="00FE1194" w14:paraId="44ACECAB" w14:textId="77777777">
        <w:tblPrEx>
          <w:tblCellMar>
            <w:top w:w="0" w:type="dxa"/>
            <w:bottom w:w="0" w:type="dxa"/>
          </w:tblCellMar>
        </w:tblPrEx>
        <w:tc>
          <w:tcPr>
            <w:tcW w:w="0" w:type="auto"/>
          </w:tcPr>
          <w:p w14:paraId="67BEBA8E" w14:textId="77777777" w:rsidR="00FE1194" w:rsidRDefault="00000000" w:rsidP="00077A77">
            <w:pPr>
              <w:bidi/>
              <w:spacing w:after="40"/>
            </w:pPr>
            <w:r>
              <w:rPr>
                <w:rFonts w:ascii="B Nazanin" w:eastAsia="B Nazanin" w:hAnsi="B Nazanin" w:cs="B Nazanin"/>
                <w:sz w:val="22"/>
                <w:szCs w:val="22"/>
                <w:rtl/>
              </w:rPr>
              <w:t>صفحات فرود دسته‌بندی</w:t>
            </w:r>
          </w:p>
        </w:tc>
        <w:tc>
          <w:tcPr>
            <w:tcW w:w="0" w:type="auto"/>
          </w:tcPr>
          <w:p w14:paraId="1B07C291" w14:textId="77777777" w:rsidR="00FE1194" w:rsidRDefault="00000000" w:rsidP="00077A77">
            <w:pPr>
              <w:bidi/>
              <w:spacing w:after="40"/>
            </w:pPr>
            <w:r>
              <w:rPr>
                <w:rFonts w:ascii="B Nazanin" w:eastAsia="B Nazanin" w:hAnsi="B Nazanin" w:cs="B Nazanin"/>
                <w:sz w:val="22"/>
                <w:szCs w:val="22"/>
                <w:rtl/>
              </w:rPr>
              <w:t>صفحات ویرایشی با محتوای اختصاصی</w:t>
            </w:r>
          </w:p>
        </w:tc>
        <w:tc>
          <w:tcPr>
            <w:tcW w:w="0" w:type="auto"/>
          </w:tcPr>
          <w:p w14:paraId="13BFEB27" w14:textId="77777777" w:rsidR="00FE1194" w:rsidRDefault="00000000" w:rsidP="00077A77">
            <w:pPr>
              <w:bidi/>
              <w:spacing w:after="40"/>
            </w:pPr>
            <w:r>
              <w:rPr>
                <w:rFonts w:ascii="B Nazanin" w:eastAsia="B Nazanin" w:hAnsi="B Nazanin" w:cs="B Nazanin"/>
                <w:sz w:val="22"/>
                <w:szCs w:val="22"/>
                <w:rtl/>
              </w:rPr>
              <w:t>۸٬۰۰۰٬۰۰۰</w:t>
            </w:r>
          </w:p>
        </w:tc>
      </w:tr>
      <w:tr w:rsidR="00FE1194" w14:paraId="15FEF95F" w14:textId="77777777">
        <w:tblPrEx>
          <w:tblCellMar>
            <w:top w:w="0" w:type="dxa"/>
            <w:bottom w:w="0" w:type="dxa"/>
          </w:tblCellMar>
        </w:tblPrEx>
        <w:tc>
          <w:tcPr>
            <w:tcW w:w="0" w:type="auto"/>
          </w:tcPr>
          <w:p w14:paraId="39002A1F" w14:textId="77777777" w:rsidR="00FE1194" w:rsidRDefault="00000000" w:rsidP="00077A77">
            <w:pPr>
              <w:bidi/>
              <w:spacing w:after="40"/>
            </w:pPr>
            <w:r>
              <w:rPr>
                <w:rFonts w:ascii="B Nazanin" w:eastAsia="B Nazanin" w:hAnsi="B Nazanin" w:cs="B Nazanin"/>
                <w:sz w:val="22"/>
                <w:szCs w:val="22"/>
                <w:rtl/>
              </w:rPr>
              <w:t>صفحه رویدادها</w:t>
            </w:r>
          </w:p>
        </w:tc>
        <w:tc>
          <w:tcPr>
            <w:tcW w:w="0" w:type="auto"/>
          </w:tcPr>
          <w:p w14:paraId="565CC479" w14:textId="77777777" w:rsidR="00FE1194" w:rsidRDefault="00000000" w:rsidP="00077A77">
            <w:pPr>
              <w:bidi/>
              <w:spacing w:after="40"/>
            </w:pPr>
            <w:r>
              <w:rPr>
                <w:rFonts w:ascii="B Nazanin" w:eastAsia="B Nazanin" w:hAnsi="B Nazanin" w:cs="B Nazanin"/>
                <w:sz w:val="22"/>
                <w:szCs w:val="22"/>
                <w:rtl/>
              </w:rPr>
              <w:t>طراحی و پیاده‌سازی صفحه ایستا</w:t>
            </w:r>
          </w:p>
        </w:tc>
        <w:tc>
          <w:tcPr>
            <w:tcW w:w="0" w:type="auto"/>
          </w:tcPr>
          <w:p w14:paraId="3FEA2E4C" w14:textId="77777777" w:rsidR="00FE1194" w:rsidRDefault="00000000" w:rsidP="00077A77">
            <w:pPr>
              <w:bidi/>
              <w:spacing w:after="40"/>
            </w:pPr>
            <w:r>
              <w:rPr>
                <w:rFonts w:ascii="B Nazanin" w:eastAsia="B Nazanin" w:hAnsi="B Nazanin" w:cs="B Nazanin"/>
                <w:sz w:val="22"/>
                <w:szCs w:val="22"/>
                <w:rtl/>
              </w:rPr>
              <w:t>۶٬۰۰۰٬۰۰۰</w:t>
            </w:r>
          </w:p>
        </w:tc>
      </w:tr>
      <w:tr w:rsidR="00FE1194" w14:paraId="24EECABD" w14:textId="77777777">
        <w:tblPrEx>
          <w:tblCellMar>
            <w:top w:w="0" w:type="dxa"/>
            <w:bottom w:w="0" w:type="dxa"/>
          </w:tblCellMar>
        </w:tblPrEx>
        <w:tc>
          <w:tcPr>
            <w:tcW w:w="0" w:type="auto"/>
          </w:tcPr>
          <w:p w14:paraId="71B16A3B" w14:textId="77777777" w:rsidR="00FE1194" w:rsidRDefault="00000000" w:rsidP="00077A77">
            <w:pPr>
              <w:bidi/>
              <w:spacing w:after="40"/>
            </w:pPr>
            <w:r>
              <w:rPr>
                <w:rFonts w:ascii="B Nazanin" w:eastAsia="B Nazanin" w:hAnsi="B Nazanin" w:cs="B Nazanin"/>
                <w:sz w:val="22"/>
                <w:szCs w:val="22"/>
                <w:rtl/>
              </w:rPr>
              <w:t>فرم درخواست بازدید + SMS</w:t>
            </w:r>
          </w:p>
        </w:tc>
        <w:tc>
          <w:tcPr>
            <w:tcW w:w="0" w:type="auto"/>
          </w:tcPr>
          <w:p w14:paraId="3E454688" w14:textId="77777777" w:rsidR="00FE1194" w:rsidRDefault="00000000" w:rsidP="00077A77">
            <w:pPr>
              <w:bidi/>
              <w:spacing w:after="40"/>
            </w:pPr>
            <w:r>
              <w:rPr>
                <w:rFonts w:ascii="B Nazanin" w:eastAsia="B Nazanin" w:hAnsi="B Nazanin" w:cs="B Nazanin"/>
                <w:sz w:val="22"/>
                <w:szCs w:val="22"/>
                <w:rtl/>
              </w:rPr>
              <w:t>فرم ثبت سرنخ با اطلاع‌رسانی پیامکی</w:t>
            </w:r>
          </w:p>
        </w:tc>
        <w:tc>
          <w:tcPr>
            <w:tcW w:w="0" w:type="auto"/>
          </w:tcPr>
          <w:p w14:paraId="02AF94DE" w14:textId="77777777" w:rsidR="00FE1194" w:rsidRDefault="00000000" w:rsidP="00077A77">
            <w:pPr>
              <w:bidi/>
              <w:spacing w:after="40"/>
            </w:pPr>
            <w:r>
              <w:rPr>
                <w:rFonts w:ascii="B Nazanin" w:eastAsia="B Nazanin" w:hAnsi="B Nazanin" w:cs="B Nazanin"/>
                <w:sz w:val="22"/>
                <w:szCs w:val="22"/>
                <w:rtl/>
              </w:rPr>
              <w:t>۶٬۰۰۰٬۰۰۰</w:t>
            </w:r>
          </w:p>
        </w:tc>
      </w:tr>
      <w:tr w:rsidR="00FE1194" w14:paraId="33E4AE15" w14:textId="77777777">
        <w:tblPrEx>
          <w:tblCellMar>
            <w:top w:w="0" w:type="dxa"/>
            <w:bottom w:w="0" w:type="dxa"/>
          </w:tblCellMar>
        </w:tblPrEx>
        <w:tc>
          <w:tcPr>
            <w:tcW w:w="0" w:type="auto"/>
          </w:tcPr>
          <w:p w14:paraId="77E47014" w14:textId="77777777" w:rsidR="00FE1194" w:rsidRDefault="00000000" w:rsidP="00077A77">
            <w:pPr>
              <w:bidi/>
              <w:spacing w:after="40"/>
            </w:pPr>
            <w:r>
              <w:rPr>
                <w:rFonts w:ascii="B Nazanin" w:eastAsia="B Nazanin" w:hAnsi="B Nazanin" w:cs="B Nazanin"/>
                <w:sz w:val="22"/>
                <w:szCs w:val="22"/>
                <w:rtl/>
              </w:rPr>
              <w:t>انسجام بصری مقیاس بزرگ‌تر</w:t>
            </w:r>
          </w:p>
        </w:tc>
        <w:tc>
          <w:tcPr>
            <w:tcW w:w="0" w:type="auto"/>
          </w:tcPr>
          <w:p w14:paraId="11ACA1AF" w14:textId="77777777" w:rsidR="00FE1194" w:rsidRDefault="00000000" w:rsidP="00077A77">
            <w:pPr>
              <w:bidi/>
              <w:spacing w:after="40"/>
            </w:pPr>
            <w:r>
              <w:rPr>
                <w:rFonts w:ascii="B Nazanin" w:eastAsia="B Nazanin" w:hAnsi="B Nazanin" w:cs="B Nazanin"/>
                <w:sz w:val="22"/>
                <w:szCs w:val="22"/>
                <w:rtl/>
              </w:rPr>
              <w:t>طراحی اضافی برای یکپارچگی بصری</w:t>
            </w:r>
          </w:p>
        </w:tc>
        <w:tc>
          <w:tcPr>
            <w:tcW w:w="0" w:type="auto"/>
          </w:tcPr>
          <w:p w14:paraId="26C37823" w14:textId="77777777" w:rsidR="00FE1194" w:rsidRDefault="00000000" w:rsidP="00077A77">
            <w:pPr>
              <w:bidi/>
              <w:spacing w:after="40"/>
            </w:pPr>
            <w:r>
              <w:rPr>
                <w:rFonts w:ascii="B Nazanin" w:eastAsia="B Nazanin" w:hAnsi="B Nazanin" w:cs="B Nazanin"/>
                <w:sz w:val="22"/>
                <w:szCs w:val="22"/>
                <w:rtl/>
              </w:rPr>
              <w:t>۶٬۰۰۰٬۰۰۰</w:t>
            </w:r>
          </w:p>
        </w:tc>
      </w:tr>
      <w:tr w:rsidR="00FE1194" w14:paraId="4F15D173" w14:textId="77777777">
        <w:tblPrEx>
          <w:tblCellMar>
            <w:top w:w="0" w:type="dxa"/>
            <w:bottom w:w="0" w:type="dxa"/>
          </w:tblCellMar>
        </w:tblPrEx>
        <w:tc>
          <w:tcPr>
            <w:tcW w:w="0" w:type="auto"/>
          </w:tcPr>
          <w:p w14:paraId="66F72D86" w14:textId="77777777" w:rsidR="00FE1194" w:rsidRDefault="00FE1194" w:rsidP="00077A77">
            <w:pPr>
              <w:bidi/>
              <w:spacing w:after="40"/>
            </w:pPr>
          </w:p>
        </w:tc>
        <w:tc>
          <w:tcPr>
            <w:tcW w:w="0" w:type="auto"/>
          </w:tcPr>
          <w:p w14:paraId="339A5BFA" w14:textId="77777777" w:rsidR="00FE1194" w:rsidRDefault="00000000" w:rsidP="00077A77">
            <w:pPr>
              <w:bidi/>
              <w:spacing w:after="40"/>
            </w:pPr>
            <w:r>
              <w:rPr>
                <w:rFonts w:ascii="B Nazanin" w:eastAsia="B Nazanin" w:hAnsi="B Nazanin" w:cs="B Nazanin"/>
                <w:sz w:val="22"/>
                <w:szCs w:val="22"/>
                <w:rtl/>
              </w:rPr>
              <w:t>مجموع تخفیف اعمال‌شده</w:t>
            </w:r>
          </w:p>
        </w:tc>
        <w:tc>
          <w:tcPr>
            <w:tcW w:w="0" w:type="auto"/>
          </w:tcPr>
          <w:p w14:paraId="43C747AF" w14:textId="77777777" w:rsidR="00FE1194" w:rsidRDefault="00000000" w:rsidP="00077A77">
            <w:pPr>
              <w:bidi/>
              <w:spacing w:after="40"/>
            </w:pPr>
            <w:r>
              <w:rPr>
                <w:rFonts w:ascii="B Nazanin" w:eastAsia="B Nazanin" w:hAnsi="B Nazanin" w:cs="B Nazanin"/>
                <w:sz w:val="22"/>
                <w:szCs w:val="22"/>
                <w:rtl/>
              </w:rPr>
              <w:t>۳۶٬۰۰۰٬۰۰۰</w:t>
            </w:r>
          </w:p>
        </w:tc>
      </w:tr>
    </w:tbl>
    <w:p w14:paraId="1311108E" w14:textId="77777777" w:rsidR="00FE1194" w:rsidRDefault="00FE1194" w:rsidP="00077A77">
      <w:pPr>
        <w:bidi/>
        <w:spacing w:after="60"/>
      </w:pPr>
    </w:p>
    <w:p w14:paraId="10B4E105" w14:textId="77777777" w:rsidR="00FE1194" w:rsidRDefault="00000000" w:rsidP="00077A77">
      <w:pPr>
        <w:bidi/>
        <w:spacing w:before="200" w:after="100"/>
      </w:pPr>
      <w:r>
        <w:rPr>
          <w:rFonts w:ascii="B Nazanin" w:eastAsia="B Nazanin" w:hAnsi="B Nazanin" w:cs="B Nazanin"/>
          <w:b/>
          <w:bCs/>
          <w:sz w:val="26"/>
          <w:szCs w:val="26"/>
          <w:rtl/>
        </w:rPr>
        <w:t>پ — هزینه ابزار تخصصی توسعه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92"/>
        <w:gridCol w:w="1758"/>
        <w:gridCol w:w="1746"/>
      </w:tblGrid>
      <w:tr w:rsidR="00FE1194" w14:paraId="0BC92647" w14:textId="77777777">
        <w:tblPrEx>
          <w:tblCellMar>
            <w:top w:w="0" w:type="dxa"/>
            <w:bottom w:w="0" w:type="dxa"/>
          </w:tblCellMar>
        </w:tblPrEx>
        <w:tc>
          <w:tcPr>
            <w:tcW w:w="0" w:type="auto"/>
            <w:shd w:val="solid" w:color="D9E2F3" w:fill="auto"/>
          </w:tcPr>
          <w:p w14:paraId="06293099" w14:textId="77777777" w:rsidR="00FE1194" w:rsidRDefault="00000000" w:rsidP="00077A77">
            <w:pPr>
              <w:bidi/>
              <w:spacing w:after="40"/>
            </w:pPr>
            <w:r>
              <w:rPr>
                <w:rFonts w:ascii="B Nazanin" w:eastAsia="B Nazanin" w:hAnsi="B Nazanin" w:cs="B Nazanin"/>
                <w:sz w:val="22"/>
                <w:szCs w:val="22"/>
                <w:rtl/>
              </w:rPr>
              <w:t>ابزار</w:t>
            </w:r>
          </w:p>
        </w:tc>
        <w:tc>
          <w:tcPr>
            <w:tcW w:w="0" w:type="auto"/>
            <w:shd w:val="solid" w:color="D9E2F3" w:fill="auto"/>
          </w:tcPr>
          <w:p w14:paraId="7539FE66" w14:textId="77777777" w:rsidR="00FE1194" w:rsidRDefault="00000000" w:rsidP="00077A77">
            <w:pPr>
              <w:bidi/>
              <w:spacing w:after="40"/>
            </w:pPr>
            <w:r>
              <w:rPr>
                <w:rFonts w:ascii="B Nazanin" w:eastAsia="B Nazanin" w:hAnsi="B Nazanin" w:cs="B Nazanin"/>
                <w:sz w:val="22"/>
                <w:szCs w:val="22"/>
                <w:rtl/>
              </w:rPr>
              <w:t>مدت</w:t>
            </w:r>
          </w:p>
        </w:tc>
        <w:tc>
          <w:tcPr>
            <w:tcW w:w="0" w:type="auto"/>
            <w:shd w:val="solid" w:color="D9E2F3" w:fill="auto"/>
          </w:tcPr>
          <w:p w14:paraId="4CE17E53" w14:textId="77777777" w:rsidR="00FE1194" w:rsidRDefault="00000000" w:rsidP="00077A77">
            <w:pPr>
              <w:bidi/>
              <w:spacing w:after="40"/>
            </w:pPr>
            <w:r>
              <w:rPr>
                <w:rFonts w:ascii="B Nazanin" w:eastAsia="B Nazanin" w:hAnsi="B Nazanin" w:cs="B Nazanin"/>
                <w:sz w:val="22"/>
                <w:szCs w:val="22"/>
                <w:rtl/>
              </w:rPr>
              <w:t>هزینه ماهانه</w:t>
            </w:r>
          </w:p>
        </w:tc>
        <w:tc>
          <w:tcPr>
            <w:tcW w:w="0" w:type="auto"/>
            <w:shd w:val="solid" w:color="D9E2F3" w:fill="auto"/>
          </w:tcPr>
          <w:p w14:paraId="01B805F5" w14:textId="77777777" w:rsidR="00FE1194" w:rsidRDefault="00000000" w:rsidP="00077A77">
            <w:pPr>
              <w:bidi/>
              <w:spacing w:after="40"/>
            </w:pPr>
            <w:r>
              <w:rPr>
                <w:rFonts w:ascii="B Nazanin" w:eastAsia="B Nazanin" w:hAnsi="B Nazanin" w:cs="B Nazanin"/>
                <w:sz w:val="22"/>
                <w:szCs w:val="22"/>
                <w:rtl/>
              </w:rPr>
              <w:t>جمع (تومان)</w:t>
            </w:r>
          </w:p>
        </w:tc>
      </w:tr>
      <w:tr w:rsidR="00FE1194" w14:paraId="28A49FF2" w14:textId="77777777">
        <w:tblPrEx>
          <w:tblCellMar>
            <w:top w:w="0" w:type="dxa"/>
            <w:bottom w:w="0" w:type="dxa"/>
          </w:tblCellMar>
        </w:tblPrEx>
        <w:tc>
          <w:tcPr>
            <w:tcW w:w="0" w:type="auto"/>
          </w:tcPr>
          <w:p w14:paraId="3ECE33F5" w14:textId="77777777" w:rsidR="00FE1194" w:rsidRDefault="00000000" w:rsidP="00077A77">
            <w:pPr>
              <w:bidi/>
              <w:spacing w:after="40"/>
            </w:pPr>
            <w:r>
              <w:rPr>
                <w:rFonts w:ascii="B Nazanin" w:eastAsia="B Nazanin" w:hAnsi="B Nazanin" w:cs="B Nazanin"/>
                <w:sz w:val="22"/>
                <w:szCs w:val="22"/>
                <w:rtl/>
              </w:rPr>
              <w:t>اشتراک Claude Code (دستیار هوش مصنوعی)</w:t>
            </w:r>
          </w:p>
        </w:tc>
        <w:tc>
          <w:tcPr>
            <w:tcW w:w="0" w:type="auto"/>
          </w:tcPr>
          <w:p w14:paraId="07AC1763" w14:textId="77777777" w:rsidR="00FE1194" w:rsidRDefault="00000000" w:rsidP="00077A77">
            <w:pPr>
              <w:bidi/>
              <w:spacing w:after="40"/>
            </w:pPr>
            <w:r>
              <w:rPr>
                <w:rFonts w:ascii="B Nazanin" w:eastAsia="B Nazanin" w:hAnsi="B Nazanin" w:cs="B Nazanin"/>
                <w:sz w:val="22"/>
                <w:szCs w:val="22"/>
                <w:rtl/>
              </w:rPr>
              <w:t>۳ ماه</w:t>
            </w:r>
          </w:p>
        </w:tc>
        <w:tc>
          <w:tcPr>
            <w:tcW w:w="0" w:type="auto"/>
          </w:tcPr>
          <w:p w14:paraId="7009EFE7" w14:textId="77777777" w:rsidR="00FE1194" w:rsidRDefault="00000000" w:rsidP="00077A77">
            <w:pPr>
              <w:bidi/>
              <w:spacing w:after="40"/>
            </w:pPr>
            <w:r>
              <w:rPr>
                <w:rFonts w:ascii="B Nazanin" w:eastAsia="B Nazanin" w:hAnsi="B Nazanin" w:cs="B Nazanin"/>
                <w:sz w:val="22"/>
                <w:szCs w:val="22"/>
                <w:rtl/>
              </w:rPr>
              <w:t>~۱۸٬۷۵۰٬۰۰۰</w:t>
            </w:r>
          </w:p>
        </w:tc>
        <w:tc>
          <w:tcPr>
            <w:tcW w:w="0" w:type="auto"/>
          </w:tcPr>
          <w:p w14:paraId="484560F0" w14:textId="77777777" w:rsidR="00FE1194" w:rsidRDefault="00000000" w:rsidP="00077A77">
            <w:pPr>
              <w:bidi/>
              <w:spacing w:after="40"/>
            </w:pPr>
            <w:r>
              <w:rPr>
                <w:rFonts w:ascii="B Nazanin" w:eastAsia="B Nazanin" w:hAnsi="B Nazanin" w:cs="B Nazanin"/>
                <w:sz w:val="22"/>
                <w:szCs w:val="22"/>
                <w:rtl/>
              </w:rPr>
              <w:t>~۵۶٬۰۰۰٬۰۰۰</w:t>
            </w:r>
          </w:p>
        </w:tc>
      </w:tr>
    </w:tbl>
    <w:p w14:paraId="4E98C8B3" w14:textId="77777777" w:rsidR="00FE1194" w:rsidRDefault="00000000" w:rsidP="00077A77">
      <w:pPr>
        <w:bidi/>
        <w:spacing w:after="120"/>
      </w:pPr>
      <w:r>
        <w:rPr>
          <w:rFonts w:ascii="B Nazanin" w:eastAsia="B Nazanin" w:hAnsi="B Nazanin" w:cs="B Nazanin"/>
          <w:sz w:val="24"/>
          <w:szCs w:val="24"/>
          <w:rtl/>
        </w:rPr>
        <w:t>تبصره: این ابزار سرعت و کیفیت توسعه را به طور قابل توجهی افزایش می‌دهد.</w:t>
      </w:r>
    </w:p>
    <w:p w14:paraId="5658674C" w14:textId="77777777" w:rsidR="00FE1194" w:rsidRDefault="00FE1194" w:rsidP="00077A77">
      <w:pPr>
        <w:bidi/>
        <w:spacing w:after="60"/>
      </w:pPr>
    </w:p>
    <w:p w14:paraId="187FBA82" w14:textId="77777777" w:rsidR="00FE1194" w:rsidRDefault="00000000" w:rsidP="00077A77">
      <w:pPr>
        <w:bidi/>
        <w:spacing w:before="200" w:after="100"/>
      </w:pPr>
      <w:r>
        <w:rPr>
          <w:rFonts w:ascii="B Nazanin" w:eastAsia="B Nazanin" w:hAnsi="B Nazanin" w:cs="B Nazanin"/>
          <w:b/>
          <w:bCs/>
          <w:sz w:val="26"/>
          <w:szCs w:val="26"/>
          <w:rtl/>
        </w:rPr>
        <w:t>ت — جمع‌بندی حق‌الزحمه مجری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6078"/>
        <w:gridCol w:w="2529"/>
      </w:tblGrid>
      <w:tr w:rsidR="00FE1194" w14:paraId="4AA39941" w14:textId="77777777">
        <w:tblPrEx>
          <w:tblCellMar>
            <w:top w:w="0" w:type="dxa"/>
            <w:bottom w:w="0" w:type="dxa"/>
          </w:tblCellMar>
        </w:tblPrEx>
        <w:tc>
          <w:tcPr>
            <w:tcW w:w="0" w:type="auto"/>
            <w:shd w:val="solid" w:color="D9E2F3" w:fill="auto"/>
          </w:tcPr>
          <w:p w14:paraId="7722D647"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0E8365D2" w14:textId="77777777" w:rsidR="00FE1194" w:rsidRDefault="00000000" w:rsidP="00077A77">
            <w:pPr>
              <w:bidi/>
              <w:spacing w:after="40"/>
            </w:pPr>
            <w:r>
              <w:rPr>
                <w:rFonts w:ascii="B Nazanin" w:eastAsia="B Nazanin" w:hAnsi="B Nazanin" w:cs="B Nazanin"/>
                <w:sz w:val="22"/>
                <w:szCs w:val="22"/>
                <w:rtl/>
              </w:rPr>
              <w:t>بخش</w:t>
            </w:r>
          </w:p>
        </w:tc>
        <w:tc>
          <w:tcPr>
            <w:tcW w:w="0" w:type="auto"/>
            <w:shd w:val="solid" w:color="D9E2F3" w:fill="auto"/>
          </w:tcPr>
          <w:p w14:paraId="61E5DEDC" w14:textId="77777777" w:rsidR="00FE1194" w:rsidRDefault="00000000" w:rsidP="00077A77">
            <w:pPr>
              <w:bidi/>
              <w:spacing w:after="40"/>
            </w:pPr>
            <w:r>
              <w:rPr>
                <w:rFonts w:ascii="B Nazanin" w:eastAsia="B Nazanin" w:hAnsi="B Nazanin" w:cs="B Nazanin"/>
                <w:sz w:val="22"/>
                <w:szCs w:val="22"/>
                <w:rtl/>
              </w:rPr>
              <w:t>مبلغ (تومان)</w:t>
            </w:r>
          </w:p>
        </w:tc>
      </w:tr>
      <w:tr w:rsidR="00FE1194" w14:paraId="09B0A34E" w14:textId="77777777">
        <w:tblPrEx>
          <w:tblCellMar>
            <w:top w:w="0" w:type="dxa"/>
            <w:bottom w:w="0" w:type="dxa"/>
          </w:tblCellMar>
        </w:tblPrEx>
        <w:tc>
          <w:tcPr>
            <w:tcW w:w="0" w:type="auto"/>
          </w:tcPr>
          <w:p w14:paraId="013B2BB5" w14:textId="77777777" w:rsidR="00FE1194" w:rsidRDefault="00000000" w:rsidP="00077A77">
            <w:pPr>
              <w:bidi/>
              <w:spacing w:after="40"/>
            </w:pPr>
            <w:r>
              <w:rPr>
                <w:rFonts w:ascii="B Nazanin" w:eastAsia="B Nazanin" w:hAnsi="B Nazanin" w:cs="B Nazanin"/>
                <w:sz w:val="22"/>
                <w:szCs w:val="22"/>
                <w:rtl/>
              </w:rPr>
              <w:t>الف</w:t>
            </w:r>
          </w:p>
        </w:tc>
        <w:tc>
          <w:tcPr>
            <w:tcW w:w="0" w:type="auto"/>
          </w:tcPr>
          <w:p w14:paraId="5608711B" w14:textId="77777777" w:rsidR="00FE1194" w:rsidRDefault="00000000" w:rsidP="00077A77">
            <w:pPr>
              <w:bidi/>
              <w:spacing w:after="40"/>
            </w:pPr>
            <w:r>
              <w:rPr>
                <w:rFonts w:ascii="B Nazanin" w:eastAsia="B Nazanin" w:hAnsi="B Nazanin" w:cs="B Nazanin"/>
                <w:sz w:val="22"/>
                <w:szCs w:val="22"/>
                <w:rtl/>
              </w:rPr>
              <w:t>تلاش مستقیم (۱۷ هفته‌کار)</w:t>
            </w:r>
          </w:p>
        </w:tc>
        <w:tc>
          <w:tcPr>
            <w:tcW w:w="0" w:type="auto"/>
          </w:tcPr>
          <w:p w14:paraId="1CE7F50D" w14:textId="77777777" w:rsidR="00FE1194" w:rsidRDefault="00000000" w:rsidP="00077A77">
            <w:pPr>
              <w:bidi/>
              <w:spacing w:after="40"/>
            </w:pPr>
            <w:r>
              <w:rPr>
                <w:rFonts w:ascii="B Nazanin" w:eastAsia="B Nazanin" w:hAnsi="B Nazanin" w:cs="B Nazanin"/>
                <w:sz w:val="22"/>
                <w:szCs w:val="22"/>
                <w:rtl/>
              </w:rPr>
              <w:t>۴۴۱٬۰۰۰٬۰۰۰</w:t>
            </w:r>
          </w:p>
        </w:tc>
      </w:tr>
      <w:tr w:rsidR="00FE1194" w14:paraId="0C069526" w14:textId="77777777">
        <w:tblPrEx>
          <w:tblCellMar>
            <w:top w:w="0" w:type="dxa"/>
            <w:bottom w:w="0" w:type="dxa"/>
          </w:tblCellMar>
        </w:tblPrEx>
        <w:tc>
          <w:tcPr>
            <w:tcW w:w="0" w:type="auto"/>
          </w:tcPr>
          <w:p w14:paraId="5875A7EC" w14:textId="77777777" w:rsidR="00FE1194" w:rsidRDefault="00000000" w:rsidP="00077A77">
            <w:pPr>
              <w:bidi/>
              <w:spacing w:after="40"/>
            </w:pPr>
            <w:r>
              <w:rPr>
                <w:rFonts w:ascii="B Nazanin" w:eastAsia="B Nazanin" w:hAnsi="B Nazanin" w:cs="B Nazanin"/>
                <w:sz w:val="22"/>
                <w:szCs w:val="22"/>
                <w:rtl/>
              </w:rPr>
              <w:t>پ</w:t>
            </w:r>
          </w:p>
        </w:tc>
        <w:tc>
          <w:tcPr>
            <w:tcW w:w="0" w:type="auto"/>
          </w:tcPr>
          <w:p w14:paraId="34B7F89A" w14:textId="77777777" w:rsidR="00FE1194" w:rsidRDefault="00000000" w:rsidP="00077A77">
            <w:pPr>
              <w:bidi/>
              <w:spacing w:after="40"/>
            </w:pPr>
            <w:r>
              <w:rPr>
                <w:rFonts w:ascii="B Nazanin" w:eastAsia="B Nazanin" w:hAnsi="B Nazanin" w:cs="B Nazanin"/>
                <w:sz w:val="22"/>
                <w:szCs w:val="22"/>
                <w:rtl/>
              </w:rPr>
              <w:t>ابزار تخصصی توسعه</w:t>
            </w:r>
          </w:p>
        </w:tc>
        <w:tc>
          <w:tcPr>
            <w:tcW w:w="0" w:type="auto"/>
          </w:tcPr>
          <w:p w14:paraId="10C90D0E" w14:textId="77777777" w:rsidR="00FE1194" w:rsidRDefault="00000000" w:rsidP="00077A77">
            <w:pPr>
              <w:bidi/>
              <w:spacing w:after="40"/>
            </w:pPr>
            <w:r>
              <w:rPr>
                <w:rFonts w:ascii="B Nazanin" w:eastAsia="B Nazanin" w:hAnsi="B Nazanin" w:cs="B Nazanin"/>
                <w:sz w:val="22"/>
                <w:szCs w:val="22"/>
                <w:rtl/>
              </w:rPr>
              <w:t>۵۶٬۰۰۰٬۰۰۰</w:t>
            </w:r>
          </w:p>
        </w:tc>
      </w:tr>
      <w:tr w:rsidR="00FE1194" w14:paraId="6E1625E1" w14:textId="77777777">
        <w:tblPrEx>
          <w:tblCellMar>
            <w:top w:w="0" w:type="dxa"/>
            <w:bottom w:w="0" w:type="dxa"/>
          </w:tblCellMar>
        </w:tblPrEx>
        <w:tc>
          <w:tcPr>
            <w:tcW w:w="0" w:type="auto"/>
          </w:tcPr>
          <w:p w14:paraId="73949C15" w14:textId="77777777" w:rsidR="00FE1194" w:rsidRDefault="00FE1194" w:rsidP="00077A77">
            <w:pPr>
              <w:bidi/>
              <w:spacing w:after="40"/>
            </w:pPr>
          </w:p>
        </w:tc>
        <w:tc>
          <w:tcPr>
            <w:tcW w:w="0" w:type="auto"/>
          </w:tcPr>
          <w:p w14:paraId="2734C432" w14:textId="77777777" w:rsidR="00FE1194" w:rsidRDefault="00000000" w:rsidP="00077A77">
            <w:pPr>
              <w:bidi/>
              <w:spacing w:after="40"/>
            </w:pPr>
            <w:r>
              <w:rPr>
                <w:rFonts w:ascii="B Nazanin" w:eastAsia="B Nazanin" w:hAnsi="B Nazanin" w:cs="B Nazanin"/>
                <w:sz w:val="22"/>
                <w:szCs w:val="22"/>
                <w:rtl/>
              </w:rPr>
              <w:t>جمع حق‌الزحمه قبل از تخفیف</w:t>
            </w:r>
          </w:p>
        </w:tc>
        <w:tc>
          <w:tcPr>
            <w:tcW w:w="0" w:type="auto"/>
          </w:tcPr>
          <w:p w14:paraId="2E5781AA" w14:textId="77777777" w:rsidR="00FE1194" w:rsidRDefault="00000000" w:rsidP="00077A77">
            <w:pPr>
              <w:bidi/>
              <w:spacing w:after="40"/>
            </w:pPr>
            <w:r>
              <w:rPr>
                <w:rFonts w:ascii="B Nazanin" w:eastAsia="B Nazanin" w:hAnsi="B Nazanin" w:cs="B Nazanin"/>
                <w:sz w:val="22"/>
                <w:szCs w:val="22"/>
                <w:rtl/>
              </w:rPr>
              <w:t>۴۹۷٬۰۰۰٬۰۰۰</w:t>
            </w:r>
          </w:p>
        </w:tc>
      </w:tr>
      <w:tr w:rsidR="00FE1194" w14:paraId="600DA6BB" w14:textId="77777777">
        <w:tblPrEx>
          <w:tblCellMar>
            <w:top w:w="0" w:type="dxa"/>
            <w:bottom w:w="0" w:type="dxa"/>
          </w:tblCellMar>
        </w:tblPrEx>
        <w:tc>
          <w:tcPr>
            <w:tcW w:w="0" w:type="auto"/>
          </w:tcPr>
          <w:p w14:paraId="62B821BF" w14:textId="77777777" w:rsidR="00FE1194" w:rsidRDefault="00000000" w:rsidP="00077A77">
            <w:pPr>
              <w:bidi/>
              <w:spacing w:after="40"/>
            </w:pPr>
            <w:r>
              <w:rPr>
                <w:rFonts w:ascii="B Nazanin" w:eastAsia="B Nazanin" w:hAnsi="B Nazanin" w:cs="B Nazanin"/>
                <w:sz w:val="22"/>
                <w:szCs w:val="22"/>
                <w:rtl/>
              </w:rPr>
              <w:t>ب</w:t>
            </w:r>
          </w:p>
        </w:tc>
        <w:tc>
          <w:tcPr>
            <w:tcW w:w="0" w:type="auto"/>
          </w:tcPr>
          <w:p w14:paraId="4CF383B6" w14:textId="77777777" w:rsidR="00FE1194" w:rsidRDefault="00000000" w:rsidP="00077A77">
            <w:pPr>
              <w:bidi/>
              <w:spacing w:after="40"/>
            </w:pPr>
            <w:r>
              <w:rPr>
                <w:rFonts w:ascii="B Nazanin" w:eastAsia="B Nazanin" w:hAnsi="B Nazanin" w:cs="B Nazanin"/>
                <w:sz w:val="22"/>
                <w:szCs w:val="22"/>
                <w:rtl/>
              </w:rPr>
              <w:t>تخفیف سطح سخاوتمندانه (اعمال‌شده)</w:t>
            </w:r>
          </w:p>
        </w:tc>
        <w:tc>
          <w:tcPr>
            <w:tcW w:w="0" w:type="auto"/>
          </w:tcPr>
          <w:p w14:paraId="3510C977" w14:textId="77777777" w:rsidR="00FE1194" w:rsidRDefault="00000000" w:rsidP="00077A77">
            <w:pPr>
              <w:bidi/>
              <w:spacing w:after="40"/>
            </w:pPr>
            <w:r>
              <w:rPr>
                <w:rFonts w:ascii="B Nazanin" w:eastAsia="B Nazanin" w:hAnsi="B Nazanin" w:cs="B Nazanin"/>
                <w:sz w:val="22"/>
                <w:szCs w:val="22"/>
                <w:rtl/>
              </w:rPr>
              <w:t>۳۶٬۰۰۰٬۰۰۰-</w:t>
            </w:r>
          </w:p>
        </w:tc>
      </w:tr>
      <w:tr w:rsidR="00FE1194" w14:paraId="2E61CFB7" w14:textId="77777777">
        <w:tblPrEx>
          <w:tblCellMar>
            <w:top w:w="0" w:type="dxa"/>
            <w:bottom w:w="0" w:type="dxa"/>
          </w:tblCellMar>
        </w:tblPrEx>
        <w:tc>
          <w:tcPr>
            <w:tcW w:w="0" w:type="auto"/>
          </w:tcPr>
          <w:p w14:paraId="06C23F3C" w14:textId="77777777" w:rsidR="00FE1194" w:rsidRDefault="00FE1194" w:rsidP="00077A77">
            <w:pPr>
              <w:bidi/>
              <w:spacing w:after="40"/>
            </w:pPr>
          </w:p>
        </w:tc>
        <w:tc>
          <w:tcPr>
            <w:tcW w:w="0" w:type="auto"/>
          </w:tcPr>
          <w:p w14:paraId="65009877" w14:textId="77777777" w:rsidR="00FE1194" w:rsidRDefault="00000000" w:rsidP="00077A77">
            <w:pPr>
              <w:bidi/>
              <w:spacing w:after="40"/>
            </w:pPr>
            <w:r>
              <w:rPr>
                <w:rFonts w:ascii="B Nazanin" w:eastAsia="B Nazanin" w:hAnsi="B Nazanin" w:cs="B Nazanin"/>
                <w:sz w:val="22"/>
                <w:szCs w:val="22"/>
                <w:rtl/>
              </w:rPr>
              <w:t>جمع کل حق‌الزحمه (پس از تخفیف)</w:t>
            </w:r>
          </w:p>
        </w:tc>
        <w:tc>
          <w:tcPr>
            <w:tcW w:w="0" w:type="auto"/>
          </w:tcPr>
          <w:p w14:paraId="62E60BDC" w14:textId="77777777" w:rsidR="00FE1194" w:rsidRDefault="00000000" w:rsidP="00077A77">
            <w:pPr>
              <w:bidi/>
              <w:spacing w:after="40"/>
            </w:pPr>
            <w:r>
              <w:rPr>
                <w:rFonts w:ascii="B Nazanin" w:eastAsia="B Nazanin" w:hAnsi="B Nazanin" w:cs="B Nazanin"/>
                <w:sz w:val="22"/>
                <w:szCs w:val="22"/>
                <w:rtl/>
              </w:rPr>
              <w:t>۴۹۷٬۰۰۰٬۰۰۰</w:t>
            </w:r>
          </w:p>
        </w:tc>
      </w:tr>
    </w:tbl>
    <w:p w14:paraId="796A5C52" w14:textId="77777777" w:rsidR="00FE1194" w:rsidRDefault="00000000" w:rsidP="00077A77">
      <w:pPr>
        <w:bidi/>
        <w:spacing w:after="120"/>
      </w:pPr>
      <w:r>
        <w:rPr>
          <w:rFonts w:ascii="B Nazanin" w:eastAsia="B Nazanin" w:hAnsi="B Nazanin" w:cs="B Nazanin"/>
          <w:b/>
          <w:bCs/>
          <w:sz w:val="24"/>
          <w:szCs w:val="24"/>
          <w:rtl/>
        </w:rPr>
        <w:t>تبصره: مبلغ ۳۶٬۰۰۰٬۰۰۰ تومان ارزش آیتم‌های سطح سخاوتمندانه است که به عنوان حسن‌نیت از حق‌الزحمه کسر شده. در صورت حذف این آیتم‌ها، مبلغ حق‌الزحمه تغییر نمی‌کند.</w:t>
      </w:r>
    </w:p>
    <w:p w14:paraId="0064A284" w14:textId="77777777" w:rsidR="00FE1194" w:rsidRDefault="00FE1194" w:rsidP="00077A77">
      <w:pPr>
        <w:bidi/>
        <w:spacing w:after="60"/>
      </w:pPr>
    </w:p>
    <w:p w14:paraId="2FBB44A5" w14:textId="77777777" w:rsidR="00FE1194" w:rsidRDefault="00000000" w:rsidP="00077A77">
      <w:pPr>
        <w:bidi/>
        <w:spacing w:before="200" w:after="100"/>
      </w:pPr>
      <w:r>
        <w:rPr>
          <w:rFonts w:ascii="B Nazanin" w:eastAsia="B Nazanin" w:hAnsi="B Nazanin" w:cs="B Nazanin"/>
          <w:b/>
          <w:bCs/>
          <w:sz w:val="26"/>
          <w:szCs w:val="26"/>
          <w:rtl/>
        </w:rPr>
        <w:t>ث — شرایط پرداخت حق‌الزحمه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767"/>
        <w:gridCol w:w="2082"/>
        <w:gridCol w:w="5091"/>
      </w:tblGrid>
      <w:tr w:rsidR="00FE1194" w14:paraId="3F0C6FBB" w14:textId="77777777">
        <w:tblPrEx>
          <w:tblCellMar>
            <w:top w:w="0" w:type="dxa"/>
            <w:bottom w:w="0" w:type="dxa"/>
          </w:tblCellMar>
        </w:tblPrEx>
        <w:tc>
          <w:tcPr>
            <w:tcW w:w="0" w:type="auto"/>
            <w:shd w:val="solid" w:color="D9E2F3" w:fill="auto"/>
          </w:tcPr>
          <w:p w14:paraId="3E454B9B" w14:textId="77777777" w:rsidR="00FE1194" w:rsidRDefault="00000000" w:rsidP="00077A77">
            <w:pPr>
              <w:bidi/>
              <w:spacing w:after="40"/>
            </w:pPr>
            <w:r>
              <w:rPr>
                <w:rFonts w:ascii="B Nazanin" w:eastAsia="B Nazanin" w:hAnsi="B Nazanin" w:cs="B Nazanin"/>
                <w:sz w:val="22"/>
                <w:szCs w:val="22"/>
                <w:rtl/>
              </w:rPr>
              <w:t>مرحله</w:t>
            </w:r>
          </w:p>
        </w:tc>
        <w:tc>
          <w:tcPr>
            <w:tcW w:w="0" w:type="auto"/>
            <w:shd w:val="solid" w:color="D9E2F3" w:fill="auto"/>
          </w:tcPr>
          <w:p w14:paraId="03723D1F" w14:textId="77777777" w:rsidR="00FE1194" w:rsidRDefault="00000000" w:rsidP="00077A77">
            <w:pPr>
              <w:bidi/>
              <w:spacing w:after="40"/>
            </w:pPr>
            <w:r>
              <w:rPr>
                <w:rFonts w:ascii="B Nazanin" w:eastAsia="B Nazanin" w:hAnsi="B Nazanin" w:cs="B Nazanin"/>
                <w:sz w:val="22"/>
                <w:szCs w:val="22"/>
                <w:rtl/>
              </w:rPr>
              <w:t>درصد</w:t>
            </w:r>
          </w:p>
        </w:tc>
        <w:tc>
          <w:tcPr>
            <w:tcW w:w="0" w:type="auto"/>
            <w:shd w:val="solid" w:color="D9E2F3" w:fill="auto"/>
          </w:tcPr>
          <w:p w14:paraId="509F907F" w14:textId="77777777" w:rsidR="00FE1194" w:rsidRDefault="00000000" w:rsidP="00077A77">
            <w:pPr>
              <w:bidi/>
              <w:spacing w:after="40"/>
            </w:pPr>
            <w:r>
              <w:rPr>
                <w:rFonts w:ascii="B Nazanin" w:eastAsia="B Nazanin" w:hAnsi="B Nazanin" w:cs="B Nazanin"/>
                <w:sz w:val="22"/>
                <w:szCs w:val="22"/>
                <w:rtl/>
              </w:rPr>
              <w:t>مبلغ (تومان)</w:t>
            </w:r>
          </w:p>
        </w:tc>
        <w:tc>
          <w:tcPr>
            <w:tcW w:w="0" w:type="auto"/>
            <w:shd w:val="solid" w:color="D9E2F3" w:fill="auto"/>
          </w:tcPr>
          <w:p w14:paraId="147747DC" w14:textId="77777777" w:rsidR="00FE1194" w:rsidRDefault="00000000" w:rsidP="00077A77">
            <w:pPr>
              <w:bidi/>
              <w:spacing w:after="40"/>
            </w:pPr>
            <w:r>
              <w:rPr>
                <w:rFonts w:ascii="B Nazanin" w:eastAsia="B Nazanin" w:hAnsi="B Nazanin" w:cs="B Nazanin"/>
                <w:sz w:val="22"/>
                <w:szCs w:val="22"/>
                <w:rtl/>
              </w:rPr>
              <w:t>رویداد محرک</w:t>
            </w:r>
          </w:p>
        </w:tc>
      </w:tr>
      <w:tr w:rsidR="00FE1194" w14:paraId="169F36C4" w14:textId="77777777">
        <w:tblPrEx>
          <w:tblCellMar>
            <w:top w:w="0" w:type="dxa"/>
            <w:bottom w:w="0" w:type="dxa"/>
          </w:tblCellMar>
        </w:tblPrEx>
        <w:tc>
          <w:tcPr>
            <w:tcW w:w="0" w:type="auto"/>
          </w:tcPr>
          <w:p w14:paraId="5B27243C" w14:textId="77777777" w:rsidR="00FE1194" w:rsidRDefault="00000000" w:rsidP="00077A77">
            <w:pPr>
              <w:bidi/>
              <w:spacing w:after="40"/>
            </w:pPr>
            <w:r>
              <w:rPr>
                <w:rFonts w:ascii="B Nazanin" w:eastAsia="B Nazanin" w:hAnsi="B Nazanin" w:cs="B Nazanin"/>
                <w:sz w:val="22"/>
                <w:szCs w:val="22"/>
                <w:rtl/>
              </w:rPr>
              <w:t>قسط اول</w:t>
            </w:r>
          </w:p>
        </w:tc>
        <w:tc>
          <w:tcPr>
            <w:tcW w:w="0" w:type="auto"/>
          </w:tcPr>
          <w:p w14:paraId="07A600B2" w14:textId="77777777" w:rsidR="00FE1194" w:rsidRDefault="00000000" w:rsidP="00077A77">
            <w:pPr>
              <w:bidi/>
              <w:spacing w:after="40"/>
            </w:pPr>
            <w:r>
              <w:rPr>
                <w:rFonts w:ascii="B Nazanin" w:eastAsia="B Nazanin" w:hAnsi="B Nazanin" w:cs="B Nazanin"/>
                <w:sz w:val="22"/>
                <w:szCs w:val="22"/>
                <w:rtl/>
              </w:rPr>
              <w:t>۲۵٪</w:t>
            </w:r>
          </w:p>
        </w:tc>
        <w:tc>
          <w:tcPr>
            <w:tcW w:w="0" w:type="auto"/>
          </w:tcPr>
          <w:p w14:paraId="0675598D" w14:textId="77777777" w:rsidR="00FE1194" w:rsidRDefault="00000000" w:rsidP="00077A77">
            <w:pPr>
              <w:bidi/>
              <w:spacing w:after="40"/>
            </w:pPr>
            <w:r>
              <w:rPr>
                <w:rFonts w:ascii="B Nazanin" w:eastAsia="B Nazanin" w:hAnsi="B Nazanin" w:cs="B Nazanin"/>
                <w:sz w:val="22"/>
                <w:szCs w:val="22"/>
                <w:rtl/>
              </w:rPr>
              <w:t>۱۲۴٬۲۵۰٬۰۰۰</w:t>
            </w:r>
          </w:p>
        </w:tc>
        <w:tc>
          <w:tcPr>
            <w:tcW w:w="0" w:type="auto"/>
          </w:tcPr>
          <w:p w14:paraId="5EF92221" w14:textId="77777777" w:rsidR="00FE1194" w:rsidRDefault="00000000" w:rsidP="00077A77">
            <w:pPr>
              <w:bidi/>
              <w:spacing w:after="40"/>
            </w:pPr>
            <w:r>
              <w:rPr>
                <w:rFonts w:ascii="B Nazanin" w:eastAsia="B Nazanin" w:hAnsi="B Nazanin" w:cs="B Nazanin"/>
                <w:sz w:val="22"/>
                <w:szCs w:val="22"/>
                <w:rtl/>
              </w:rPr>
              <w:t>امضای قرارداد</w:t>
            </w:r>
          </w:p>
        </w:tc>
      </w:tr>
      <w:tr w:rsidR="00FE1194" w14:paraId="111F2505" w14:textId="77777777">
        <w:tblPrEx>
          <w:tblCellMar>
            <w:top w:w="0" w:type="dxa"/>
            <w:bottom w:w="0" w:type="dxa"/>
          </w:tblCellMar>
        </w:tblPrEx>
        <w:tc>
          <w:tcPr>
            <w:tcW w:w="0" w:type="auto"/>
          </w:tcPr>
          <w:p w14:paraId="7504AA75" w14:textId="77777777" w:rsidR="00FE1194" w:rsidRDefault="00000000" w:rsidP="00077A77">
            <w:pPr>
              <w:bidi/>
              <w:spacing w:after="40"/>
            </w:pPr>
            <w:r>
              <w:rPr>
                <w:rFonts w:ascii="B Nazanin" w:eastAsia="B Nazanin" w:hAnsi="B Nazanin" w:cs="B Nazanin"/>
                <w:sz w:val="22"/>
                <w:szCs w:val="22"/>
                <w:rtl/>
              </w:rPr>
              <w:t>قسط دوم</w:t>
            </w:r>
          </w:p>
        </w:tc>
        <w:tc>
          <w:tcPr>
            <w:tcW w:w="0" w:type="auto"/>
          </w:tcPr>
          <w:p w14:paraId="4F0C3F9E" w14:textId="77777777" w:rsidR="00FE1194" w:rsidRDefault="00000000" w:rsidP="00077A77">
            <w:pPr>
              <w:bidi/>
              <w:spacing w:after="40"/>
            </w:pPr>
            <w:r>
              <w:rPr>
                <w:rFonts w:ascii="B Nazanin" w:eastAsia="B Nazanin" w:hAnsi="B Nazanin" w:cs="B Nazanin"/>
                <w:sz w:val="22"/>
                <w:szCs w:val="22"/>
                <w:rtl/>
              </w:rPr>
              <w:t>۲۵٪</w:t>
            </w:r>
          </w:p>
        </w:tc>
        <w:tc>
          <w:tcPr>
            <w:tcW w:w="0" w:type="auto"/>
          </w:tcPr>
          <w:p w14:paraId="23F166A5" w14:textId="77777777" w:rsidR="00FE1194" w:rsidRDefault="00000000" w:rsidP="00077A77">
            <w:pPr>
              <w:bidi/>
              <w:spacing w:after="40"/>
            </w:pPr>
            <w:r>
              <w:rPr>
                <w:rFonts w:ascii="B Nazanin" w:eastAsia="B Nazanin" w:hAnsi="B Nazanin" w:cs="B Nazanin"/>
                <w:sz w:val="22"/>
                <w:szCs w:val="22"/>
                <w:rtl/>
              </w:rPr>
              <w:t>۱۲۴٬۲۵۰٬۰۰۰</w:t>
            </w:r>
          </w:p>
        </w:tc>
        <w:tc>
          <w:tcPr>
            <w:tcW w:w="0" w:type="auto"/>
          </w:tcPr>
          <w:p w14:paraId="7EFB7E09" w14:textId="77777777" w:rsidR="00FE1194" w:rsidRDefault="00000000" w:rsidP="00077A77">
            <w:pPr>
              <w:bidi/>
              <w:spacing w:after="40"/>
            </w:pPr>
            <w:r>
              <w:rPr>
                <w:rFonts w:ascii="B Nazanin" w:eastAsia="B Nazanin" w:hAnsi="B Nazanin" w:cs="B Nazanin"/>
                <w:sz w:val="22"/>
                <w:szCs w:val="22"/>
                <w:rtl/>
              </w:rPr>
              <w:t>وب‌سایت فارسی داخلی قابل دسترسی</w:t>
            </w:r>
          </w:p>
        </w:tc>
      </w:tr>
      <w:tr w:rsidR="00FE1194" w14:paraId="23BA026B" w14:textId="77777777">
        <w:tblPrEx>
          <w:tblCellMar>
            <w:top w:w="0" w:type="dxa"/>
            <w:bottom w:w="0" w:type="dxa"/>
          </w:tblCellMar>
        </w:tblPrEx>
        <w:tc>
          <w:tcPr>
            <w:tcW w:w="0" w:type="auto"/>
          </w:tcPr>
          <w:p w14:paraId="72DBED22" w14:textId="77777777" w:rsidR="00FE1194" w:rsidRDefault="00000000" w:rsidP="00077A77">
            <w:pPr>
              <w:bidi/>
              <w:spacing w:after="40"/>
            </w:pPr>
            <w:r>
              <w:rPr>
                <w:rFonts w:ascii="B Nazanin" w:eastAsia="B Nazanin" w:hAnsi="B Nazanin" w:cs="B Nazanin"/>
                <w:sz w:val="22"/>
                <w:szCs w:val="22"/>
                <w:rtl/>
              </w:rPr>
              <w:t>قسط سوم</w:t>
            </w:r>
          </w:p>
        </w:tc>
        <w:tc>
          <w:tcPr>
            <w:tcW w:w="0" w:type="auto"/>
          </w:tcPr>
          <w:p w14:paraId="7A2513A7" w14:textId="77777777" w:rsidR="00FE1194" w:rsidRDefault="00000000" w:rsidP="00077A77">
            <w:pPr>
              <w:bidi/>
              <w:spacing w:after="40"/>
            </w:pPr>
            <w:r>
              <w:rPr>
                <w:rFonts w:ascii="B Nazanin" w:eastAsia="B Nazanin" w:hAnsi="B Nazanin" w:cs="B Nazanin"/>
                <w:sz w:val="22"/>
                <w:szCs w:val="22"/>
                <w:rtl/>
              </w:rPr>
              <w:t>۲۵٪</w:t>
            </w:r>
          </w:p>
        </w:tc>
        <w:tc>
          <w:tcPr>
            <w:tcW w:w="0" w:type="auto"/>
          </w:tcPr>
          <w:p w14:paraId="7B6FF9DB" w14:textId="77777777" w:rsidR="00FE1194" w:rsidRDefault="00000000" w:rsidP="00077A77">
            <w:pPr>
              <w:bidi/>
              <w:spacing w:after="40"/>
            </w:pPr>
            <w:r>
              <w:rPr>
                <w:rFonts w:ascii="B Nazanin" w:eastAsia="B Nazanin" w:hAnsi="B Nazanin" w:cs="B Nazanin"/>
                <w:sz w:val="22"/>
                <w:szCs w:val="22"/>
                <w:rtl/>
              </w:rPr>
              <w:t>۱۲۴٬۲۵۰٬۰۰۰</w:t>
            </w:r>
          </w:p>
        </w:tc>
        <w:tc>
          <w:tcPr>
            <w:tcW w:w="0" w:type="auto"/>
          </w:tcPr>
          <w:p w14:paraId="11D14112" w14:textId="77777777" w:rsidR="00FE1194" w:rsidRDefault="00000000" w:rsidP="00077A77">
            <w:pPr>
              <w:bidi/>
              <w:spacing w:after="40"/>
            </w:pPr>
            <w:r>
              <w:rPr>
                <w:rFonts w:ascii="B Nazanin" w:eastAsia="B Nazanin" w:hAnsi="B Nazanin" w:cs="B Nazanin"/>
                <w:sz w:val="22"/>
                <w:szCs w:val="22"/>
                <w:rtl/>
              </w:rPr>
              <w:t>نقطه بررسی قیمت‌گذاری تجارت</w:t>
            </w:r>
          </w:p>
        </w:tc>
      </w:tr>
      <w:tr w:rsidR="00FE1194" w14:paraId="584D9888" w14:textId="77777777">
        <w:tblPrEx>
          <w:tblCellMar>
            <w:top w:w="0" w:type="dxa"/>
            <w:bottom w:w="0" w:type="dxa"/>
          </w:tblCellMar>
        </w:tblPrEx>
        <w:tc>
          <w:tcPr>
            <w:tcW w:w="0" w:type="auto"/>
          </w:tcPr>
          <w:p w14:paraId="31FB8329" w14:textId="77777777" w:rsidR="00FE1194" w:rsidRDefault="00000000" w:rsidP="00077A77">
            <w:pPr>
              <w:bidi/>
              <w:spacing w:after="40"/>
            </w:pPr>
            <w:r>
              <w:rPr>
                <w:rFonts w:ascii="B Nazanin" w:eastAsia="B Nazanin" w:hAnsi="B Nazanin" w:cs="B Nazanin"/>
                <w:sz w:val="22"/>
                <w:szCs w:val="22"/>
                <w:rtl/>
              </w:rPr>
              <w:t>قسط چهارم</w:t>
            </w:r>
          </w:p>
        </w:tc>
        <w:tc>
          <w:tcPr>
            <w:tcW w:w="0" w:type="auto"/>
          </w:tcPr>
          <w:p w14:paraId="18E38FE4" w14:textId="77777777" w:rsidR="00FE1194" w:rsidRDefault="00000000" w:rsidP="00077A77">
            <w:pPr>
              <w:bidi/>
              <w:spacing w:after="40"/>
            </w:pPr>
            <w:r>
              <w:rPr>
                <w:rFonts w:ascii="B Nazanin" w:eastAsia="B Nazanin" w:hAnsi="B Nazanin" w:cs="B Nazanin"/>
                <w:sz w:val="22"/>
                <w:szCs w:val="22"/>
                <w:rtl/>
              </w:rPr>
              <w:t>۲۵٪</w:t>
            </w:r>
          </w:p>
        </w:tc>
        <w:tc>
          <w:tcPr>
            <w:tcW w:w="0" w:type="auto"/>
          </w:tcPr>
          <w:p w14:paraId="6D13E90E" w14:textId="77777777" w:rsidR="00FE1194" w:rsidRDefault="00000000" w:rsidP="00077A77">
            <w:pPr>
              <w:bidi/>
              <w:spacing w:after="40"/>
            </w:pPr>
            <w:r>
              <w:rPr>
                <w:rFonts w:ascii="B Nazanin" w:eastAsia="B Nazanin" w:hAnsi="B Nazanin" w:cs="B Nazanin"/>
                <w:sz w:val="22"/>
                <w:szCs w:val="22"/>
                <w:rtl/>
              </w:rPr>
              <w:t>۱۲۴٬۲۵۰٬۰۰۰</w:t>
            </w:r>
          </w:p>
        </w:tc>
        <w:tc>
          <w:tcPr>
            <w:tcW w:w="0" w:type="auto"/>
          </w:tcPr>
          <w:p w14:paraId="2FE0A603" w14:textId="77777777" w:rsidR="00FE1194" w:rsidRDefault="00000000" w:rsidP="00077A77">
            <w:pPr>
              <w:bidi/>
              <w:spacing w:after="40"/>
            </w:pPr>
            <w:r>
              <w:rPr>
                <w:rFonts w:ascii="B Nazanin" w:eastAsia="B Nazanin" w:hAnsi="B Nazanin" w:cs="B Nazanin"/>
                <w:sz w:val="22"/>
                <w:szCs w:val="22"/>
                <w:rtl/>
              </w:rPr>
              <w:t>تحویل نهایی — جلسه تأیید (ماده ۱۰)</w:t>
            </w:r>
          </w:p>
        </w:tc>
      </w:tr>
    </w:tbl>
    <w:p w14:paraId="33E17246" w14:textId="77777777" w:rsidR="00FE1194" w:rsidRDefault="00FE1194" w:rsidP="00077A77">
      <w:pPr>
        <w:bidi/>
        <w:spacing w:after="60"/>
      </w:pPr>
    </w:p>
    <w:p w14:paraId="6AE9AB3D" w14:textId="77777777" w:rsidR="00FE1194" w:rsidRDefault="00000000" w:rsidP="00077A77">
      <w:pPr>
        <w:bidi/>
        <w:spacing w:before="200" w:after="100"/>
      </w:pPr>
      <w:r>
        <w:rPr>
          <w:rFonts w:ascii="B Nazanin" w:eastAsia="B Nazanin" w:hAnsi="B Nazanin" w:cs="B Nazanin"/>
          <w:b/>
          <w:bCs/>
          <w:sz w:val="26"/>
          <w:szCs w:val="26"/>
          <w:rtl/>
        </w:rPr>
        <w:t>ج — هزینه‌های زیرساخت (گذری — به عهده کارفرما)</w:t>
      </w:r>
    </w:p>
    <w:p w14:paraId="215B2BC3" w14:textId="77777777" w:rsidR="00FE1194" w:rsidRDefault="00000000" w:rsidP="00077A77">
      <w:pPr>
        <w:bidi/>
        <w:spacing w:after="120"/>
      </w:pPr>
      <w:r>
        <w:rPr>
          <w:rFonts w:ascii="B Nazanin" w:eastAsia="B Nazanin" w:hAnsi="B Nazanin" w:cs="B Nazanin"/>
          <w:sz w:val="24"/>
          <w:szCs w:val="24"/>
          <w:rtl/>
        </w:rPr>
        <w:t>جداگانه از حق‌الزحمه و بر اساس فاکتور واقعی: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4888"/>
        <w:gridCol w:w="1951"/>
        <w:gridCol w:w="2030"/>
      </w:tblGrid>
      <w:tr w:rsidR="00077A77" w14:paraId="14B34A94" w14:textId="77777777">
        <w:tblPrEx>
          <w:tblCellMar>
            <w:top w:w="0" w:type="dxa"/>
            <w:bottom w:w="0" w:type="dxa"/>
          </w:tblCellMar>
        </w:tblPrEx>
        <w:tc>
          <w:tcPr>
            <w:tcW w:w="0" w:type="auto"/>
            <w:shd w:val="solid" w:color="D9E2F3" w:fill="auto"/>
          </w:tcPr>
          <w:p w14:paraId="41AAA132" w14:textId="77777777" w:rsidR="00FE1194" w:rsidRDefault="00000000" w:rsidP="00077A77">
            <w:pPr>
              <w:bidi/>
              <w:spacing w:after="40"/>
            </w:pPr>
            <w:r>
              <w:rPr>
                <w:rFonts w:ascii="B Nazanin" w:eastAsia="B Nazanin" w:hAnsi="B Nazanin" w:cs="B Nazanin"/>
                <w:sz w:val="22"/>
                <w:szCs w:val="22"/>
                <w:rtl/>
              </w:rPr>
              <w:t>ردیف</w:t>
            </w:r>
          </w:p>
        </w:tc>
        <w:tc>
          <w:tcPr>
            <w:tcW w:w="0" w:type="auto"/>
            <w:shd w:val="solid" w:color="D9E2F3" w:fill="auto"/>
          </w:tcPr>
          <w:p w14:paraId="49F6CE56" w14:textId="77777777" w:rsidR="00FE1194" w:rsidRDefault="00000000" w:rsidP="00077A77">
            <w:pPr>
              <w:bidi/>
              <w:spacing w:after="40"/>
            </w:pPr>
            <w:r>
              <w:rPr>
                <w:rFonts w:ascii="B Nazanin" w:eastAsia="B Nazanin" w:hAnsi="B Nazanin" w:cs="B Nazanin"/>
                <w:sz w:val="22"/>
                <w:szCs w:val="22"/>
                <w:rtl/>
              </w:rPr>
              <w:t>آیتم</w:t>
            </w:r>
          </w:p>
        </w:tc>
        <w:tc>
          <w:tcPr>
            <w:tcW w:w="0" w:type="auto"/>
            <w:shd w:val="solid" w:color="D9E2F3" w:fill="auto"/>
          </w:tcPr>
          <w:p w14:paraId="1C56848C" w14:textId="77777777" w:rsidR="00FE1194" w:rsidRDefault="00000000" w:rsidP="00077A77">
            <w:pPr>
              <w:bidi/>
              <w:spacing w:after="40"/>
            </w:pPr>
            <w:r>
              <w:rPr>
                <w:rFonts w:ascii="B Nazanin" w:eastAsia="B Nazanin" w:hAnsi="B Nazanin" w:cs="B Nazanin"/>
                <w:sz w:val="22"/>
                <w:szCs w:val="22"/>
                <w:rtl/>
              </w:rPr>
              <w:t>برآورد (تومان)</w:t>
            </w:r>
          </w:p>
        </w:tc>
        <w:tc>
          <w:tcPr>
            <w:tcW w:w="0" w:type="auto"/>
            <w:shd w:val="solid" w:color="D9E2F3" w:fill="auto"/>
          </w:tcPr>
          <w:p w14:paraId="3E27B764" w14:textId="77777777" w:rsidR="00FE1194" w:rsidRDefault="00000000" w:rsidP="00077A77">
            <w:pPr>
              <w:bidi/>
              <w:spacing w:after="40"/>
            </w:pPr>
            <w:r>
              <w:rPr>
                <w:rFonts w:ascii="B Nazanin" w:eastAsia="B Nazanin" w:hAnsi="B Nazanin" w:cs="B Nazanin"/>
                <w:sz w:val="22"/>
                <w:szCs w:val="22"/>
                <w:rtl/>
              </w:rPr>
              <w:t>نوع</w:t>
            </w:r>
          </w:p>
        </w:tc>
      </w:tr>
      <w:tr w:rsidR="00FE1194" w14:paraId="6A0CAE0B" w14:textId="77777777">
        <w:tblPrEx>
          <w:tblCellMar>
            <w:top w:w="0" w:type="dxa"/>
            <w:bottom w:w="0" w:type="dxa"/>
          </w:tblCellMar>
        </w:tblPrEx>
        <w:tc>
          <w:tcPr>
            <w:tcW w:w="0" w:type="auto"/>
          </w:tcPr>
          <w:p w14:paraId="3D40BBAD"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776CA041" w14:textId="0E6ABC5F" w:rsidR="00FE1194" w:rsidRDefault="00000000" w:rsidP="00077A77">
            <w:pPr>
              <w:bidi/>
              <w:spacing w:after="40"/>
            </w:pPr>
            <w:r>
              <w:rPr>
                <w:rFonts w:ascii="B Nazanin" w:eastAsia="B Nazanin" w:hAnsi="B Nazanin" w:cs="B Nazanin"/>
                <w:sz w:val="22"/>
                <w:szCs w:val="22"/>
                <w:rtl/>
              </w:rPr>
              <w:t>دامنه zhicwood.com (</w:t>
            </w:r>
            <w:del w:id="0" w:author="SinaSoft" w:date="2026-04-12T19:55:00Z">
              <w:r w:rsidDel="00077A77">
                <w:rPr>
                  <w:rFonts w:ascii="B Nazanin" w:eastAsia="B Nazanin" w:hAnsi="B Nazanin" w:cs="B Nazanin"/>
                  <w:sz w:val="22"/>
                  <w:szCs w:val="22"/>
                  <w:rtl/>
                </w:rPr>
                <w:delText>~</w:delText>
              </w:r>
            </w:del>
            <w:r>
              <w:rPr>
                <w:rFonts w:ascii="B Nazanin" w:eastAsia="B Nazanin" w:hAnsi="B Nazanin" w:cs="B Nazanin"/>
                <w:sz w:val="22"/>
                <w:szCs w:val="22"/>
                <w:rtl/>
              </w:rPr>
              <w:t xml:space="preserve">620 </w:t>
            </w:r>
            <w:ins w:id="1" w:author="SinaSoft" w:date="2026-04-12T19:55:00Z">
              <w:r w:rsidR="00077A77">
                <w:rPr>
                  <w:rFonts w:ascii="B Nazanin" w:eastAsia="B Nazanin" w:hAnsi="B Nazanin" w:cs="B Nazanin" w:hint="cs"/>
                  <w:sz w:val="22"/>
                  <w:szCs w:val="22"/>
                  <w:rtl/>
                </w:rPr>
                <w:t>یورو</w:t>
              </w:r>
            </w:ins>
            <w:del w:id="2" w:author="SinaSoft" w:date="2026-04-12T19:55:00Z">
              <w:r w:rsidDel="00077A77">
                <w:rPr>
                  <w:rFonts w:ascii="B Nazanin" w:eastAsia="B Nazanin" w:hAnsi="B Nazanin" w:cs="B Nazanin"/>
                  <w:sz w:val="22"/>
                  <w:szCs w:val="22"/>
                  <w:rtl/>
                </w:rPr>
                <w:delText>USD</w:delText>
              </w:r>
            </w:del>
            <w:r>
              <w:rPr>
                <w:rFonts w:ascii="B Nazanin" w:eastAsia="B Nazanin" w:hAnsi="B Nazanin" w:cs="B Nazanin"/>
                <w:sz w:val="22"/>
                <w:szCs w:val="22"/>
                <w:rtl/>
              </w:rPr>
              <w:t>)</w:t>
            </w:r>
          </w:p>
        </w:tc>
        <w:tc>
          <w:tcPr>
            <w:tcW w:w="0" w:type="auto"/>
          </w:tcPr>
          <w:p w14:paraId="1D4CD799" w14:textId="77777777" w:rsidR="00FE1194" w:rsidRDefault="00000000" w:rsidP="00077A77">
            <w:pPr>
              <w:bidi/>
              <w:spacing w:after="40"/>
            </w:pPr>
            <w:r>
              <w:rPr>
                <w:rFonts w:ascii="B Nazanin" w:eastAsia="B Nazanin" w:hAnsi="B Nazanin" w:cs="B Nazanin"/>
                <w:sz w:val="22"/>
                <w:szCs w:val="22"/>
                <w:rtl/>
              </w:rPr>
              <w:t>~۹۳٬۰۰۰٬۰۰۰</w:t>
            </w:r>
          </w:p>
        </w:tc>
        <w:tc>
          <w:tcPr>
            <w:tcW w:w="0" w:type="auto"/>
          </w:tcPr>
          <w:p w14:paraId="27F7D755" w14:textId="77777777" w:rsidR="00FE1194" w:rsidRDefault="00000000" w:rsidP="00077A77">
            <w:pPr>
              <w:bidi/>
              <w:spacing w:after="40"/>
            </w:pPr>
            <w:r>
              <w:rPr>
                <w:rFonts w:ascii="B Nazanin" w:eastAsia="B Nazanin" w:hAnsi="B Nazanin" w:cs="B Nazanin"/>
                <w:sz w:val="22"/>
                <w:szCs w:val="22"/>
                <w:rtl/>
              </w:rPr>
              <w:t>یک‌بار</w:t>
            </w:r>
          </w:p>
        </w:tc>
      </w:tr>
      <w:tr w:rsidR="00FE1194" w14:paraId="051CCDF0" w14:textId="77777777">
        <w:tblPrEx>
          <w:tblCellMar>
            <w:top w:w="0" w:type="dxa"/>
            <w:bottom w:w="0" w:type="dxa"/>
          </w:tblCellMar>
        </w:tblPrEx>
        <w:tc>
          <w:tcPr>
            <w:tcW w:w="0" w:type="auto"/>
          </w:tcPr>
          <w:p w14:paraId="037DD7DB"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0DCEA9B4" w14:textId="77777777" w:rsidR="00FE1194" w:rsidRDefault="00000000" w:rsidP="00077A77">
            <w:pPr>
              <w:bidi/>
              <w:spacing w:after="40"/>
            </w:pPr>
            <w:r>
              <w:rPr>
                <w:rFonts w:ascii="B Nazanin" w:eastAsia="B Nazanin" w:hAnsi="B Nazanin" w:cs="B Nazanin"/>
                <w:sz w:val="22"/>
                <w:szCs w:val="22"/>
                <w:rtl/>
              </w:rPr>
              <w:t>سرور VPS — ۳ ماه</w:t>
            </w:r>
          </w:p>
        </w:tc>
        <w:tc>
          <w:tcPr>
            <w:tcW w:w="0" w:type="auto"/>
          </w:tcPr>
          <w:p w14:paraId="4C511A42" w14:textId="77777777" w:rsidR="00FE1194" w:rsidRDefault="00000000" w:rsidP="00077A77">
            <w:pPr>
              <w:bidi/>
              <w:spacing w:after="40"/>
            </w:pPr>
            <w:r>
              <w:rPr>
                <w:rFonts w:ascii="B Nazanin" w:eastAsia="B Nazanin" w:hAnsi="B Nazanin" w:cs="B Nazanin"/>
                <w:sz w:val="22"/>
                <w:szCs w:val="22"/>
                <w:rtl/>
              </w:rPr>
              <w:t>۱۱٬۰۰۰٬۰۰۰</w:t>
            </w:r>
          </w:p>
        </w:tc>
        <w:tc>
          <w:tcPr>
            <w:tcW w:w="0" w:type="auto"/>
          </w:tcPr>
          <w:p w14:paraId="5E6934D6" w14:textId="77777777" w:rsidR="00FE1194" w:rsidRDefault="00000000" w:rsidP="00077A77">
            <w:pPr>
              <w:bidi/>
              <w:spacing w:after="40"/>
            </w:pPr>
            <w:r>
              <w:rPr>
                <w:rFonts w:ascii="B Nazanin" w:eastAsia="B Nazanin" w:hAnsi="B Nazanin" w:cs="B Nazanin"/>
                <w:sz w:val="22"/>
                <w:szCs w:val="22"/>
                <w:rtl/>
              </w:rPr>
              <w:t>مجموع ۳ ماه</w:t>
            </w:r>
          </w:p>
        </w:tc>
      </w:tr>
      <w:tr w:rsidR="00FE1194" w14:paraId="74FB8DBE" w14:textId="77777777">
        <w:tblPrEx>
          <w:tblCellMar>
            <w:top w:w="0" w:type="dxa"/>
            <w:bottom w:w="0" w:type="dxa"/>
          </w:tblCellMar>
        </w:tblPrEx>
        <w:tc>
          <w:tcPr>
            <w:tcW w:w="0" w:type="auto"/>
          </w:tcPr>
          <w:p w14:paraId="3D151BA5"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6DD27044" w14:textId="77777777" w:rsidR="00FE1194" w:rsidRDefault="00000000" w:rsidP="00077A77">
            <w:pPr>
              <w:bidi/>
              <w:spacing w:after="40"/>
            </w:pPr>
            <w:r>
              <w:rPr>
                <w:rFonts w:ascii="B Nazanin" w:eastAsia="B Nazanin" w:hAnsi="B Nazanin" w:cs="B Nazanin"/>
                <w:sz w:val="22"/>
                <w:szCs w:val="22"/>
                <w:rtl/>
              </w:rPr>
              <w:t>فضای ذخیره‌سازی ابری — ۳ ماه</w:t>
            </w:r>
          </w:p>
        </w:tc>
        <w:tc>
          <w:tcPr>
            <w:tcW w:w="0" w:type="auto"/>
          </w:tcPr>
          <w:p w14:paraId="3D29CD0D" w14:textId="77777777" w:rsidR="00FE1194" w:rsidRDefault="00000000" w:rsidP="00077A77">
            <w:pPr>
              <w:bidi/>
              <w:spacing w:after="40"/>
            </w:pPr>
            <w:r>
              <w:rPr>
                <w:rFonts w:ascii="B Nazanin" w:eastAsia="B Nazanin" w:hAnsi="B Nazanin" w:cs="B Nazanin"/>
                <w:sz w:val="22"/>
                <w:szCs w:val="22"/>
                <w:rtl/>
              </w:rPr>
              <w:t>۱٬۵۰۰٬۰۰۰</w:t>
            </w:r>
          </w:p>
        </w:tc>
        <w:tc>
          <w:tcPr>
            <w:tcW w:w="0" w:type="auto"/>
          </w:tcPr>
          <w:p w14:paraId="07AC3861" w14:textId="77777777" w:rsidR="00FE1194" w:rsidRDefault="00000000" w:rsidP="00077A77">
            <w:pPr>
              <w:bidi/>
              <w:spacing w:after="40"/>
            </w:pPr>
            <w:r>
              <w:rPr>
                <w:rFonts w:ascii="B Nazanin" w:eastAsia="B Nazanin" w:hAnsi="B Nazanin" w:cs="B Nazanin"/>
                <w:sz w:val="22"/>
                <w:szCs w:val="22"/>
                <w:rtl/>
              </w:rPr>
              <w:t>مجموع ۳ ماه</w:t>
            </w:r>
          </w:p>
        </w:tc>
      </w:tr>
      <w:tr w:rsidR="00FE1194" w14:paraId="1B497238" w14:textId="77777777">
        <w:tblPrEx>
          <w:tblCellMar>
            <w:top w:w="0" w:type="dxa"/>
            <w:bottom w:w="0" w:type="dxa"/>
          </w:tblCellMar>
        </w:tblPrEx>
        <w:tc>
          <w:tcPr>
            <w:tcW w:w="0" w:type="auto"/>
          </w:tcPr>
          <w:p w14:paraId="7179AE2D"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641BF3CC" w14:textId="77777777" w:rsidR="00FE1194" w:rsidRDefault="00000000" w:rsidP="00077A77">
            <w:pPr>
              <w:bidi/>
              <w:spacing w:after="40"/>
            </w:pPr>
            <w:r>
              <w:rPr>
                <w:rFonts w:ascii="B Nazanin" w:eastAsia="B Nazanin" w:hAnsi="B Nazanin" w:cs="B Nazanin"/>
                <w:sz w:val="22"/>
                <w:szCs w:val="22"/>
                <w:rtl/>
              </w:rPr>
              <w:t>اعتبار پیامک کاوه‌نگار</w:t>
            </w:r>
          </w:p>
        </w:tc>
        <w:tc>
          <w:tcPr>
            <w:tcW w:w="0" w:type="auto"/>
          </w:tcPr>
          <w:p w14:paraId="1F64D844" w14:textId="77777777" w:rsidR="00FE1194" w:rsidRDefault="00000000" w:rsidP="00077A77">
            <w:pPr>
              <w:bidi/>
              <w:spacing w:after="40"/>
            </w:pPr>
            <w:r>
              <w:rPr>
                <w:rFonts w:ascii="B Nazanin" w:eastAsia="B Nazanin" w:hAnsi="B Nazanin" w:cs="B Nazanin"/>
                <w:sz w:val="22"/>
                <w:szCs w:val="22"/>
                <w:rtl/>
              </w:rPr>
              <w:t>۱٬۰۰۰٬۰۰۰</w:t>
            </w:r>
          </w:p>
        </w:tc>
        <w:tc>
          <w:tcPr>
            <w:tcW w:w="0" w:type="auto"/>
          </w:tcPr>
          <w:p w14:paraId="7AC9658B" w14:textId="77777777" w:rsidR="00FE1194" w:rsidRDefault="00000000" w:rsidP="00077A77">
            <w:pPr>
              <w:bidi/>
              <w:spacing w:after="40"/>
            </w:pPr>
            <w:r>
              <w:rPr>
                <w:rFonts w:ascii="B Nazanin" w:eastAsia="B Nazanin" w:hAnsi="B Nazanin" w:cs="B Nazanin"/>
                <w:sz w:val="22"/>
                <w:szCs w:val="22"/>
                <w:rtl/>
              </w:rPr>
              <w:t>یک‌بار</w:t>
            </w:r>
          </w:p>
        </w:tc>
      </w:tr>
      <w:tr w:rsidR="00FE1194" w14:paraId="4C97E758" w14:textId="77777777">
        <w:tblPrEx>
          <w:tblCellMar>
            <w:top w:w="0" w:type="dxa"/>
            <w:bottom w:w="0" w:type="dxa"/>
          </w:tblCellMar>
        </w:tblPrEx>
        <w:tc>
          <w:tcPr>
            <w:tcW w:w="0" w:type="auto"/>
          </w:tcPr>
          <w:p w14:paraId="6BAF9766"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4A5001B7" w14:textId="77777777" w:rsidR="00FE1194" w:rsidRDefault="00000000" w:rsidP="00077A77">
            <w:pPr>
              <w:bidi/>
              <w:spacing w:after="40"/>
            </w:pPr>
            <w:r>
              <w:rPr>
                <w:rFonts w:ascii="B Nazanin" w:eastAsia="B Nazanin" w:hAnsi="B Nazanin" w:cs="B Nazanin"/>
                <w:sz w:val="22"/>
                <w:szCs w:val="22"/>
                <w:rtl/>
              </w:rPr>
              <w:t>کارمزد درگاه پرداخت</w:t>
            </w:r>
          </w:p>
        </w:tc>
        <w:tc>
          <w:tcPr>
            <w:tcW w:w="0" w:type="auto"/>
          </w:tcPr>
          <w:p w14:paraId="7A5EA56A" w14:textId="77777777" w:rsidR="00FE1194" w:rsidRDefault="00000000" w:rsidP="00077A77">
            <w:pPr>
              <w:bidi/>
              <w:spacing w:after="40"/>
            </w:pPr>
            <w:r>
              <w:rPr>
                <w:rFonts w:ascii="B Nazanin" w:eastAsia="B Nazanin" w:hAnsi="B Nazanin" w:cs="B Nazanin"/>
                <w:sz w:val="22"/>
                <w:szCs w:val="22"/>
                <w:rtl/>
              </w:rPr>
              <w:t>۰</w:t>
            </w:r>
          </w:p>
        </w:tc>
        <w:tc>
          <w:tcPr>
            <w:tcW w:w="0" w:type="auto"/>
          </w:tcPr>
          <w:p w14:paraId="1BFCCED8" w14:textId="77777777" w:rsidR="00FE1194" w:rsidRDefault="00000000" w:rsidP="00077A77">
            <w:pPr>
              <w:bidi/>
              <w:spacing w:after="40"/>
            </w:pPr>
            <w:r>
              <w:rPr>
                <w:rFonts w:ascii="B Nazanin" w:eastAsia="B Nazanin" w:hAnsi="B Nazanin" w:cs="B Nazanin"/>
                <w:sz w:val="22"/>
                <w:szCs w:val="22"/>
                <w:rtl/>
              </w:rPr>
              <w:t>از تراکنش مشتری</w:t>
            </w:r>
          </w:p>
        </w:tc>
      </w:tr>
      <w:tr w:rsidR="00FE1194" w14:paraId="17E69AA2" w14:textId="77777777">
        <w:tblPrEx>
          <w:tblCellMar>
            <w:top w:w="0" w:type="dxa"/>
            <w:bottom w:w="0" w:type="dxa"/>
          </w:tblCellMar>
        </w:tblPrEx>
        <w:tc>
          <w:tcPr>
            <w:tcW w:w="0" w:type="auto"/>
          </w:tcPr>
          <w:p w14:paraId="7A93019E" w14:textId="77777777" w:rsidR="00FE1194" w:rsidRDefault="00FE1194" w:rsidP="00077A77">
            <w:pPr>
              <w:bidi/>
              <w:spacing w:after="40"/>
            </w:pPr>
          </w:p>
        </w:tc>
        <w:tc>
          <w:tcPr>
            <w:tcW w:w="0" w:type="auto"/>
          </w:tcPr>
          <w:p w14:paraId="74B204C1" w14:textId="77777777" w:rsidR="00FE1194" w:rsidRDefault="00000000" w:rsidP="00077A77">
            <w:pPr>
              <w:bidi/>
              <w:spacing w:after="40"/>
            </w:pPr>
            <w:r>
              <w:rPr>
                <w:rFonts w:ascii="B Nazanin" w:eastAsia="B Nazanin" w:hAnsi="B Nazanin" w:cs="B Nazanin"/>
                <w:sz w:val="22"/>
                <w:szCs w:val="22"/>
                <w:rtl/>
              </w:rPr>
              <w:t>جمع برآورد زیرساخت</w:t>
            </w:r>
          </w:p>
        </w:tc>
        <w:tc>
          <w:tcPr>
            <w:tcW w:w="0" w:type="auto"/>
          </w:tcPr>
          <w:p w14:paraId="6C6D51C7" w14:textId="77777777" w:rsidR="00FE1194" w:rsidRDefault="00000000" w:rsidP="00077A77">
            <w:pPr>
              <w:bidi/>
              <w:spacing w:after="40"/>
            </w:pPr>
            <w:r>
              <w:rPr>
                <w:rFonts w:ascii="B Nazanin" w:eastAsia="B Nazanin" w:hAnsi="B Nazanin" w:cs="B Nazanin"/>
                <w:sz w:val="22"/>
                <w:szCs w:val="22"/>
                <w:rtl/>
              </w:rPr>
              <w:t>~۱۰۶٬۵۰۰٬۰۰۰</w:t>
            </w:r>
          </w:p>
        </w:tc>
        <w:tc>
          <w:tcPr>
            <w:tcW w:w="0" w:type="auto"/>
          </w:tcPr>
          <w:p w14:paraId="38E72E43" w14:textId="77777777" w:rsidR="00FE1194" w:rsidRDefault="00FE1194" w:rsidP="00077A77">
            <w:pPr>
              <w:bidi/>
              <w:spacing w:after="40"/>
            </w:pPr>
          </w:p>
        </w:tc>
      </w:tr>
    </w:tbl>
    <w:p w14:paraId="04C6E79C" w14:textId="77777777" w:rsidR="00FE1194" w:rsidRDefault="00000000" w:rsidP="00077A77">
      <w:pPr>
        <w:bidi/>
        <w:spacing w:after="120"/>
      </w:pPr>
      <w:r>
        <w:rPr>
          <w:rFonts w:ascii="B Nazanin" w:eastAsia="B Nazanin" w:hAnsi="B Nazanin" w:cs="B Nazanin"/>
          <w:b/>
          <w:bCs/>
          <w:sz w:val="24"/>
          <w:szCs w:val="24"/>
          <w:rtl/>
        </w:rPr>
        <w:t>تبصره: دامنه zhicwood.com به نام کارفرما ثبت می‌شود. کارفرما مالک دامنه است.</w:t>
      </w:r>
    </w:p>
    <w:p w14:paraId="5DB00C55" w14:textId="77777777" w:rsidR="00FE1194" w:rsidRDefault="00000000" w:rsidP="00077A77">
      <w:pPr>
        <w:bidi/>
        <w:spacing w:after="120"/>
      </w:pPr>
      <w:r>
        <w:rPr>
          <w:rFonts w:ascii="B Nazanin" w:eastAsia="B Nazanin" w:hAnsi="B Nazanin" w:cs="B Nazanin"/>
          <w:b/>
          <w:bCs/>
          <w:sz w:val="24"/>
          <w:szCs w:val="24"/>
          <w:rtl/>
        </w:rPr>
        <w:t>تبصره: نوسانات نرخ ارز بر هزینه‌های دلاری به عهده کارفرما است. محاسبات بر اساس ~۱۵۰٬۰۰۰ تومان/دلار.</w:t>
      </w:r>
    </w:p>
    <w:p w14:paraId="45D60FB7" w14:textId="77777777" w:rsidR="00FE1194" w:rsidRDefault="00FE1194" w:rsidP="00077A77">
      <w:pPr>
        <w:bidi/>
        <w:spacing w:after="60"/>
      </w:pPr>
    </w:p>
    <w:p w14:paraId="4025BC77" w14:textId="77777777" w:rsidR="00FE1194" w:rsidRDefault="00000000" w:rsidP="00077A77">
      <w:pPr>
        <w:bidi/>
        <w:spacing w:before="200" w:after="100"/>
      </w:pPr>
      <w:r>
        <w:rPr>
          <w:rFonts w:ascii="B Nazanin" w:eastAsia="B Nazanin" w:hAnsi="B Nazanin" w:cs="B Nazanin"/>
          <w:b/>
          <w:bCs/>
          <w:sz w:val="26"/>
          <w:szCs w:val="26"/>
          <w:rtl/>
        </w:rPr>
        <w:t>چ — جمع کل پرداختی کارفرما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6"/>
        <w:gridCol w:w="2030"/>
      </w:tblGrid>
      <w:tr w:rsidR="00FE1194" w14:paraId="30CD12B9" w14:textId="77777777" w:rsidTr="00077A77">
        <w:tblPrEx>
          <w:tblCellMar>
            <w:top w:w="0" w:type="dxa"/>
            <w:bottom w:w="0" w:type="dxa"/>
          </w:tblCellMar>
        </w:tblPrEx>
        <w:tc>
          <w:tcPr>
            <w:tcW w:w="3931" w:type="pct"/>
            <w:shd w:val="solid" w:color="D9E2F3" w:fill="auto"/>
          </w:tcPr>
          <w:p w14:paraId="02BC0B09" w14:textId="77777777" w:rsidR="00FE1194" w:rsidRDefault="00000000" w:rsidP="00077A77">
            <w:pPr>
              <w:bidi/>
              <w:spacing w:after="40"/>
            </w:pPr>
            <w:r>
              <w:rPr>
                <w:rFonts w:ascii="B Nazanin" w:eastAsia="B Nazanin" w:hAnsi="B Nazanin" w:cs="B Nazanin"/>
                <w:sz w:val="22"/>
                <w:szCs w:val="22"/>
                <w:rtl/>
              </w:rPr>
              <w:t>بخش</w:t>
            </w:r>
          </w:p>
        </w:tc>
        <w:tc>
          <w:tcPr>
            <w:tcW w:w="1069" w:type="pct"/>
            <w:shd w:val="solid" w:color="D9E2F3" w:fill="auto"/>
          </w:tcPr>
          <w:p w14:paraId="02FFF7AB" w14:textId="77777777" w:rsidR="00FE1194" w:rsidRDefault="00000000" w:rsidP="00077A77">
            <w:pPr>
              <w:bidi/>
              <w:spacing w:after="40"/>
            </w:pPr>
            <w:r>
              <w:rPr>
                <w:rFonts w:ascii="B Nazanin" w:eastAsia="B Nazanin" w:hAnsi="B Nazanin" w:cs="B Nazanin"/>
                <w:sz w:val="22"/>
                <w:szCs w:val="22"/>
                <w:rtl/>
              </w:rPr>
              <w:t>مبلغ (تومان)</w:t>
            </w:r>
          </w:p>
        </w:tc>
      </w:tr>
      <w:tr w:rsidR="00FE1194" w14:paraId="1EA25395" w14:textId="77777777" w:rsidTr="00077A77">
        <w:tblPrEx>
          <w:tblCellMar>
            <w:top w:w="0" w:type="dxa"/>
            <w:bottom w:w="0" w:type="dxa"/>
          </w:tblCellMar>
        </w:tblPrEx>
        <w:tc>
          <w:tcPr>
            <w:tcW w:w="3931" w:type="pct"/>
          </w:tcPr>
          <w:p w14:paraId="46540524" w14:textId="3BA6287C" w:rsidR="00FE1194" w:rsidRDefault="00000000" w:rsidP="00077A77">
            <w:pPr>
              <w:bidi/>
              <w:spacing w:after="40"/>
            </w:pPr>
            <w:r>
              <w:rPr>
                <w:rFonts w:ascii="B Nazanin" w:eastAsia="B Nazanin" w:hAnsi="B Nazanin" w:cs="B Nazanin"/>
                <w:sz w:val="22"/>
                <w:szCs w:val="22"/>
                <w:rtl/>
              </w:rPr>
              <w:t xml:space="preserve">حق‌الزحمه مجری </w:t>
            </w:r>
          </w:p>
        </w:tc>
        <w:tc>
          <w:tcPr>
            <w:tcW w:w="1069" w:type="pct"/>
          </w:tcPr>
          <w:p w14:paraId="20560248" w14:textId="5DD6604C" w:rsidR="00FE1194" w:rsidRDefault="00000000" w:rsidP="00077A77">
            <w:pPr>
              <w:bidi/>
              <w:spacing w:after="40"/>
            </w:pPr>
            <w:r>
              <w:rPr>
                <w:rFonts w:ascii="B Nazanin" w:eastAsia="B Nazanin" w:hAnsi="B Nazanin" w:cs="B Nazanin"/>
                <w:sz w:val="22"/>
                <w:szCs w:val="22"/>
                <w:rtl/>
              </w:rPr>
              <w:t>٬۰۰۰٬۰۰۰</w:t>
            </w:r>
            <w:r w:rsidR="00077A77">
              <w:rPr>
                <w:rFonts w:ascii="B Nazanin" w:eastAsia="B Nazanin" w:hAnsi="B Nazanin" w:cs="B Nazanin"/>
                <w:sz w:val="22"/>
                <w:szCs w:val="22"/>
              </w:rPr>
              <w:t>300</w:t>
            </w:r>
          </w:p>
        </w:tc>
      </w:tr>
      <w:tr w:rsidR="00FE1194" w14:paraId="6B85BD65" w14:textId="77777777" w:rsidTr="00077A77">
        <w:tblPrEx>
          <w:tblCellMar>
            <w:top w:w="0" w:type="dxa"/>
            <w:bottom w:w="0" w:type="dxa"/>
          </w:tblCellMar>
        </w:tblPrEx>
        <w:tc>
          <w:tcPr>
            <w:tcW w:w="3931" w:type="pct"/>
          </w:tcPr>
          <w:p w14:paraId="546D4349" w14:textId="77777777" w:rsidR="00FE1194" w:rsidRDefault="00000000" w:rsidP="00077A77">
            <w:pPr>
              <w:bidi/>
              <w:spacing w:after="40"/>
            </w:pPr>
            <w:r>
              <w:rPr>
                <w:rFonts w:ascii="B Nazanin" w:eastAsia="B Nazanin" w:hAnsi="B Nazanin" w:cs="B Nazanin"/>
                <w:sz w:val="22"/>
                <w:szCs w:val="22"/>
                <w:rtl/>
              </w:rPr>
              <w:t>هزینه‌های زیرساخت گذری</w:t>
            </w:r>
          </w:p>
        </w:tc>
        <w:tc>
          <w:tcPr>
            <w:tcW w:w="1069" w:type="pct"/>
          </w:tcPr>
          <w:p w14:paraId="7EBB1E48" w14:textId="77777777" w:rsidR="00FE1194" w:rsidRDefault="00000000" w:rsidP="00077A77">
            <w:pPr>
              <w:bidi/>
              <w:spacing w:after="40"/>
            </w:pPr>
            <w:r>
              <w:rPr>
                <w:rFonts w:ascii="B Nazanin" w:eastAsia="B Nazanin" w:hAnsi="B Nazanin" w:cs="B Nazanin"/>
                <w:sz w:val="22"/>
                <w:szCs w:val="22"/>
                <w:rtl/>
              </w:rPr>
              <w:t>~۱۰۶٬۵۰۰٬۰۰۰</w:t>
            </w:r>
          </w:p>
        </w:tc>
      </w:tr>
      <w:tr w:rsidR="00FE1194" w14:paraId="398D5A71" w14:textId="77777777" w:rsidTr="00077A77">
        <w:tblPrEx>
          <w:tblCellMar>
            <w:top w:w="0" w:type="dxa"/>
            <w:bottom w:w="0" w:type="dxa"/>
          </w:tblCellMar>
        </w:tblPrEx>
        <w:tc>
          <w:tcPr>
            <w:tcW w:w="3931" w:type="pct"/>
          </w:tcPr>
          <w:p w14:paraId="04BFB4AB" w14:textId="77777777" w:rsidR="00FE1194" w:rsidRDefault="00000000" w:rsidP="00077A77">
            <w:pPr>
              <w:bidi/>
              <w:spacing w:after="40"/>
            </w:pPr>
            <w:r>
              <w:rPr>
                <w:rFonts w:ascii="B Nazanin" w:eastAsia="B Nazanin" w:hAnsi="B Nazanin" w:cs="B Nazanin"/>
                <w:sz w:val="22"/>
                <w:szCs w:val="22"/>
                <w:rtl/>
              </w:rPr>
              <w:t>جمع کل تقریبی</w:t>
            </w:r>
          </w:p>
        </w:tc>
        <w:tc>
          <w:tcPr>
            <w:tcW w:w="1069" w:type="pct"/>
          </w:tcPr>
          <w:p w14:paraId="4982CA07" w14:textId="77777777" w:rsidR="00FE1194" w:rsidRDefault="00000000" w:rsidP="00077A77">
            <w:pPr>
              <w:bidi/>
              <w:spacing w:after="40"/>
            </w:pPr>
            <w:r>
              <w:rPr>
                <w:rFonts w:ascii="B Nazanin" w:eastAsia="B Nazanin" w:hAnsi="B Nazanin" w:cs="B Nazanin"/>
                <w:sz w:val="22"/>
                <w:szCs w:val="22"/>
                <w:rtl/>
              </w:rPr>
              <w:t>~۶۰۳٬۵۰۰٬۰۰۰</w:t>
            </w:r>
          </w:p>
        </w:tc>
      </w:tr>
    </w:tbl>
    <w:p w14:paraId="7ED36A1A" w14:textId="77777777" w:rsidR="00FE1194" w:rsidRDefault="00000000" w:rsidP="00077A77">
      <w:pPr>
        <w:bidi/>
        <w:spacing w:after="120"/>
      </w:pPr>
      <w:r>
        <w:rPr>
          <w:rFonts w:ascii="B Nazanin" w:eastAsia="B Nazanin" w:hAnsi="B Nazanin" w:cs="B Nazanin"/>
          <w:sz w:val="24"/>
          <w:szCs w:val="24"/>
          <w:rtl/>
        </w:rPr>
        <w:t>تبصره: حق‌الزحمه قطعی و زیرساخت تقریبی است. زیرساخت بر اساس فاکتور واقعی تسویه می‌شود.</w:t>
      </w:r>
    </w:p>
    <w:p w14:paraId="0F9A6B79"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3219B688" w14:textId="77777777" w:rsidR="00FE1194" w:rsidRDefault="00000000" w:rsidP="00077A77">
      <w:pPr>
        <w:bidi/>
        <w:spacing w:before="300" w:after="150"/>
      </w:pPr>
      <w:r>
        <w:rPr>
          <w:rFonts w:ascii="B Nazanin" w:eastAsia="B Nazanin" w:hAnsi="B Nazanin" w:cs="B Nazanin"/>
          <w:b/>
          <w:bCs/>
          <w:sz w:val="28"/>
          <w:szCs w:val="28"/>
          <w:rtl/>
        </w:rPr>
        <w:t>ماده ۹ — مدت اجرا</w:t>
      </w:r>
    </w:p>
    <w:p w14:paraId="1F7C5461" w14:textId="77777777" w:rsidR="00FE1194" w:rsidRDefault="00000000" w:rsidP="00077A77">
      <w:pPr>
        <w:bidi/>
        <w:spacing w:after="120"/>
      </w:pPr>
      <w:r>
        <w:rPr>
          <w:rFonts w:ascii="B Nazanin" w:eastAsia="B Nazanin" w:hAnsi="B Nazanin" w:cs="B Nazanin"/>
          <w:sz w:val="24"/>
          <w:szCs w:val="24"/>
          <w:rtl/>
        </w:rPr>
        <w:t>مدت تقریبی اجرای بسته ۱: ۳ ماه تقویمی از تاریخ امضای قرارداد.</w:t>
      </w:r>
    </w:p>
    <w:p w14:paraId="7FBDBFF6" w14:textId="77777777" w:rsidR="00FE1194" w:rsidRDefault="00000000" w:rsidP="00077A77">
      <w:pPr>
        <w:bidi/>
        <w:spacing w:after="120"/>
      </w:pPr>
      <w:r>
        <w:rPr>
          <w:rFonts w:ascii="B Nazanin" w:eastAsia="B Nazanin" w:hAnsi="B Nazanin" w:cs="B Nazanin"/>
          <w:sz w:val="24"/>
          <w:szCs w:val="24"/>
          <w:rtl/>
        </w:rPr>
        <w:lastRenderedPageBreak/>
        <w:t>کشف و شناخت، وب‌سایت فارسی و پوسته تجارت به صورت موازی از روز اول آغاز می‌شوند.</w:t>
      </w:r>
    </w:p>
    <w:p w14:paraId="2D7A3F72"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45E0D4A7" w14:textId="77777777" w:rsidR="00FE1194" w:rsidRDefault="00000000" w:rsidP="00077A77">
      <w:pPr>
        <w:bidi/>
        <w:spacing w:before="300" w:after="150"/>
      </w:pPr>
      <w:r>
        <w:rPr>
          <w:rFonts w:ascii="B Nazanin" w:eastAsia="B Nazanin" w:hAnsi="B Nazanin" w:cs="B Nazanin"/>
          <w:b/>
          <w:bCs/>
          <w:sz w:val="28"/>
          <w:szCs w:val="28"/>
          <w:rtl/>
        </w:rPr>
        <w:t>ماده ۱۰ — شرایط تحویل و تأیید بسته ۱</w:t>
      </w:r>
    </w:p>
    <w:p w14:paraId="5D4AD525" w14:textId="77777777" w:rsidR="00FE1194" w:rsidRDefault="00000000" w:rsidP="00077A77">
      <w:pPr>
        <w:bidi/>
        <w:spacing w:before="200" w:after="100"/>
      </w:pPr>
      <w:r>
        <w:rPr>
          <w:rFonts w:ascii="B Nazanin" w:eastAsia="B Nazanin" w:hAnsi="B Nazanin" w:cs="B Nazanin"/>
          <w:b/>
          <w:bCs/>
          <w:sz w:val="26"/>
          <w:szCs w:val="26"/>
          <w:rtl/>
        </w:rPr>
        <w:t>جلسه تأیید</w:t>
      </w:r>
    </w:p>
    <w:p w14:paraId="1ADFDB6A" w14:textId="77777777" w:rsidR="00FE1194" w:rsidRDefault="00000000" w:rsidP="00077A77">
      <w:pPr>
        <w:bidi/>
        <w:spacing w:after="120"/>
      </w:pPr>
      <w:r>
        <w:rPr>
          <w:rFonts w:ascii="B Nazanin" w:eastAsia="B Nazanin" w:hAnsi="B Nazanin" w:cs="B Nazanin"/>
          <w:sz w:val="24"/>
          <w:szCs w:val="24"/>
          <w:rtl/>
        </w:rPr>
        <w:t>تحویل نهایی با برگزاری جلسه تأیید حضوری که در آن مالک شخصاً سناریوهای از پیش تعیین‌شده را اجرا می‌کند:</w:t>
      </w:r>
    </w:p>
    <w:p w14:paraId="18F1255C" w14:textId="77777777" w:rsidR="00FE1194" w:rsidRDefault="00FE1194" w:rsidP="00077A77">
      <w:pPr>
        <w:bidi/>
        <w:spacing w:after="60"/>
      </w:pPr>
    </w:p>
    <w:p w14:paraId="76330892" w14:textId="77777777" w:rsidR="00FE1194" w:rsidRDefault="00000000" w:rsidP="00077A77">
      <w:pPr>
        <w:bidi/>
        <w:spacing w:after="120"/>
      </w:pPr>
      <w:r>
        <w:rPr>
          <w:rFonts w:ascii="B Nazanin" w:eastAsia="B Nazanin" w:hAnsi="B Nazanin" w:cs="B Nazanin"/>
          <w:b/>
          <w:bCs/>
          <w:sz w:val="24"/>
          <w:szCs w:val="24"/>
          <w:rtl/>
        </w:rPr>
        <w:t>شرایط جلسه:</w:t>
      </w:r>
    </w:p>
    <w:p w14:paraId="1EDCB430" w14:textId="77777777" w:rsidR="00FE1194" w:rsidRDefault="00000000" w:rsidP="00077A77">
      <w:pPr>
        <w:bidi/>
        <w:spacing w:after="120"/>
      </w:pPr>
      <w:r>
        <w:rPr>
          <w:rFonts w:ascii="B Nazanin" w:eastAsia="B Nazanin" w:hAnsi="B Nazanin" w:cs="B Nazanin"/>
          <w:sz w:val="24"/>
          <w:szCs w:val="24"/>
          <w:rtl/>
        </w:rPr>
        <w:t>• زمان‌بندی حداقل یک هفته از قبل</w:t>
      </w:r>
    </w:p>
    <w:p w14:paraId="13F965B0" w14:textId="77777777" w:rsidR="00FE1194" w:rsidRDefault="00000000" w:rsidP="00077A77">
      <w:pPr>
        <w:bidi/>
        <w:spacing w:after="120"/>
      </w:pPr>
      <w:r>
        <w:rPr>
          <w:rFonts w:ascii="B Nazanin" w:eastAsia="B Nazanin" w:hAnsi="B Nazanin" w:cs="B Nazanin"/>
          <w:sz w:val="24"/>
          <w:szCs w:val="24"/>
          <w:rtl/>
        </w:rPr>
        <w:t>• مدت: ۱ تا ۲ ساعت</w:t>
      </w:r>
    </w:p>
    <w:p w14:paraId="61BED904" w14:textId="77777777" w:rsidR="00FE1194" w:rsidRDefault="00000000" w:rsidP="00077A77">
      <w:pPr>
        <w:bidi/>
        <w:spacing w:after="120"/>
      </w:pPr>
      <w:r>
        <w:rPr>
          <w:rFonts w:ascii="B Nazanin" w:eastAsia="B Nazanin" w:hAnsi="B Nazanin" w:cs="B Nazanin"/>
          <w:sz w:val="24"/>
          <w:szCs w:val="24"/>
          <w:rtl/>
        </w:rPr>
        <w:t>• مکان: محل آرام با دستگاه واقعی مالک (تلفن + لپ‌تاپ)</w:t>
      </w:r>
    </w:p>
    <w:p w14:paraId="7198649D" w14:textId="77777777" w:rsidR="00FE1194" w:rsidRDefault="00000000" w:rsidP="00077A77">
      <w:pPr>
        <w:bidi/>
        <w:spacing w:after="120"/>
      </w:pPr>
      <w:r>
        <w:rPr>
          <w:rFonts w:ascii="B Nazanin" w:eastAsia="B Nazanin" w:hAnsi="B Nazanin" w:cs="B Nazanin"/>
          <w:sz w:val="24"/>
          <w:szCs w:val="24"/>
          <w:rtl/>
        </w:rPr>
        <w:t>• الزاماً از داخل ایران و روی اینترنت واقعی (بدون VPN)</w:t>
      </w:r>
    </w:p>
    <w:p w14:paraId="7E58C607" w14:textId="77777777" w:rsidR="00FE1194" w:rsidRDefault="00000000" w:rsidP="00077A77">
      <w:pPr>
        <w:bidi/>
        <w:spacing w:after="120"/>
      </w:pPr>
      <w:r>
        <w:rPr>
          <w:rFonts w:ascii="B Nazanin" w:eastAsia="B Nazanin" w:hAnsi="B Nazanin" w:cs="B Nazanin"/>
          <w:sz w:val="24"/>
          <w:szCs w:val="24"/>
          <w:rtl/>
        </w:rPr>
        <w:t>• مجری ناظر است و دستگاه را لمس نمی‌کند</w:t>
      </w:r>
    </w:p>
    <w:p w14:paraId="2EB2096F" w14:textId="77777777" w:rsidR="00FE1194" w:rsidRDefault="00FE1194" w:rsidP="00077A77">
      <w:pPr>
        <w:bidi/>
        <w:spacing w:after="60"/>
      </w:pPr>
    </w:p>
    <w:p w14:paraId="7F20A9C8" w14:textId="77777777" w:rsidR="00FE1194" w:rsidRDefault="00000000" w:rsidP="00077A77">
      <w:pPr>
        <w:bidi/>
        <w:spacing w:after="120"/>
      </w:pPr>
      <w:r>
        <w:rPr>
          <w:rFonts w:ascii="B Nazanin" w:eastAsia="B Nazanin" w:hAnsi="B Nazanin" w:cs="B Nazanin"/>
          <w:b/>
          <w:bCs/>
          <w:sz w:val="24"/>
          <w:szCs w:val="24"/>
          <w:rtl/>
        </w:rPr>
        <w:t>سناریوهای تأیید بسته 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
        <w:gridCol w:w="9282"/>
      </w:tblGrid>
      <w:tr w:rsidR="00FE1194" w14:paraId="115BD1E7" w14:textId="77777777">
        <w:tblPrEx>
          <w:tblCellMar>
            <w:top w:w="0" w:type="dxa"/>
            <w:bottom w:w="0" w:type="dxa"/>
          </w:tblCellMar>
        </w:tblPrEx>
        <w:tc>
          <w:tcPr>
            <w:tcW w:w="0" w:type="auto"/>
            <w:shd w:val="solid" w:color="D9E2F3" w:fill="auto"/>
          </w:tcPr>
          <w:p w14:paraId="231E6248" w14:textId="77777777" w:rsidR="00FE1194" w:rsidRDefault="00000000" w:rsidP="00077A77">
            <w:pPr>
              <w:bidi/>
              <w:spacing w:after="40"/>
            </w:pPr>
            <w:r>
              <w:rPr>
                <w:rFonts w:ascii="B Nazanin" w:eastAsia="B Nazanin" w:hAnsi="B Nazanin" w:cs="B Nazanin"/>
                <w:sz w:val="22"/>
                <w:szCs w:val="22"/>
                <w:rtl/>
              </w:rPr>
              <w:t>#</w:t>
            </w:r>
          </w:p>
        </w:tc>
        <w:tc>
          <w:tcPr>
            <w:tcW w:w="0" w:type="auto"/>
            <w:shd w:val="solid" w:color="D9E2F3" w:fill="auto"/>
          </w:tcPr>
          <w:p w14:paraId="5FAD2B1D" w14:textId="77777777" w:rsidR="00FE1194" w:rsidRDefault="00000000" w:rsidP="00077A77">
            <w:pPr>
              <w:bidi/>
              <w:spacing w:after="40"/>
            </w:pPr>
            <w:r>
              <w:rPr>
                <w:rFonts w:ascii="B Nazanin" w:eastAsia="B Nazanin" w:hAnsi="B Nazanin" w:cs="B Nazanin"/>
                <w:sz w:val="22"/>
                <w:szCs w:val="22"/>
                <w:rtl/>
              </w:rPr>
              <w:t>سناریو</w:t>
            </w:r>
          </w:p>
        </w:tc>
      </w:tr>
      <w:tr w:rsidR="00FE1194" w14:paraId="11C183E6" w14:textId="77777777">
        <w:tblPrEx>
          <w:tblCellMar>
            <w:top w:w="0" w:type="dxa"/>
            <w:bottom w:w="0" w:type="dxa"/>
          </w:tblCellMar>
        </w:tblPrEx>
        <w:tc>
          <w:tcPr>
            <w:tcW w:w="0" w:type="auto"/>
          </w:tcPr>
          <w:p w14:paraId="0A9040A5" w14:textId="77777777" w:rsidR="00FE1194" w:rsidRDefault="00000000" w:rsidP="00077A77">
            <w:pPr>
              <w:bidi/>
              <w:spacing w:after="40"/>
            </w:pPr>
            <w:r>
              <w:rPr>
                <w:rFonts w:ascii="B Nazanin" w:eastAsia="B Nazanin" w:hAnsi="B Nazanin" w:cs="B Nazanin"/>
                <w:sz w:val="22"/>
                <w:szCs w:val="22"/>
                <w:rtl/>
              </w:rPr>
              <w:t>۱</w:t>
            </w:r>
          </w:p>
        </w:tc>
        <w:tc>
          <w:tcPr>
            <w:tcW w:w="0" w:type="auto"/>
          </w:tcPr>
          <w:p w14:paraId="5B0CB67B" w14:textId="77777777" w:rsidR="00FE1194" w:rsidRDefault="00000000" w:rsidP="00077A77">
            <w:pPr>
              <w:bidi/>
              <w:spacing w:after="40"/>
            </w:pPr>
            <w:r>
              <w:rPr>
                <w:rFonts w:ascii="B Nazanin" w:eastAsia="B Nazanin" w:hAnsi="B Nazanin" w:cs="B Nazanin"/>
                <w:sz w:val="22"/>
                <w:szCs w:val="22"/>
                <w:rtl/>
              </w:rPr>
              <w:t>مرور کاتالوگ روی تلفن از داخل ایران — حداقل ۳ صفحه محصول + ۲ مقاله ژورنال</w:t>
            </w:r>
          </w:p>
        </w:tc>
      </w:tr>
      <w:tr w:rsidR="00FE1194" w14:paraId="1C59BBB4" w14:textId="77777777">
        <w:tblPrEx>
          <w:tblCellMar>
            <w:top w:w="0" w:type="dxa"/>
            <w:bottom w:w="0" w:type="dxa"/>
          </w:tblCellMar>
        </w:tblPrEx>
        <w:tc>
          <w:tcPr>
            <w:tcW w:w="0" w:type="auto"/>
          </w:tcPr>
          <w:p w14:paraId="47EDC1A8" w14:textId="77777777" w:rsidR="00FE1194" w:rsidRDefault="00000000" w:rsidP="00077A77">
            <w:pPr>
              <w:bidi/>
              <w:spacing w:after="40"/>
            </w:pPr>
            <w:r>
              <w:rPr>
                <w:rFonts w:ascii="B Nazanin" w:eastAsia="B Nazanin" w:hAnsi="B Nazanin" w:cs="B Nazanin"/>
                <w:sz w:val="22"/>
                <w:szCs w:val="22"/>
                <w:rtl/>
              </w:rPr>
              <w:t>۲</w:t>
            </w:r>
          </w:p>
        </w:tc>
        <w:tc>
          <w:tcPr>
            <w:tcW w:w="0" w:type="auto"/>
          </w:tcPr>
          <w:p w14:paraId="072B1F3A" w14:textId="77777777" w:rsidR="00FE1194" w:rsidRDefault="00000000" w:rsidP="00077A77">
            <w:pPr>
              <w:bidi/>
              <w:spacing w:after="40"/>
            </w:pPr>
            <w:r>
              <w:rPr>
                <w:rFonts w:ascii="B Nazanin" w:eastAsia="B Nazanin" w:hAnsi="B Nazanin" w:cs="B Nazanin"/>
                <w:sz w:val="22"/>
                <w:szCs w:val="22"/>
                <w:rtl/>
              </w:rPr>
              <w:t>ارسال فرم استعلام قیمت و دریافت پیامک ظرف ۶۰ ثانیه</w:t>
            </w:r>
          </w:p>
        </w:tc>
      </w:tr>
      <w:tr w:rsidR="00FE1194" w14:paraId="0E6727E2" w14:textId="77777777">
        <w:tblPrEx>
          <w:tblCellMar>
            <w:top w:w="0" w:type="dxa"/>
            <w:bottom w:w="0" w:type="dxa"/>
          </w:tblCellMar>
        </w:tblPrEx>
        <w:tc>
          <w:tcPr>
            <w:tcW w:w="0" w:type="auto"/>
          </w:tcPr>
          <w:p w14:paraId="3982B4BE" w14:textId="77777777" w:rsidR="00FE1194" w:rsidRDefault="00000000" w:rsidP="00077A77">
            <w:pPr>
              <w:bidi/>
              <w:spacing w:after="40"/>
            </w:pPr>
            <w:r>
              <w:rPr>
                <w:rFonts w:ascii="B Nazanin" w:eastAsia="B Nazanin" w:hAnsi="B Nazanin" w:cs="B Nazanin"/>
                <w:sz w:val="22"/>
                <w:szCs w:val="22"/>
                <w:rtl/>
              </w:rPr>
              <w:t>۳</w:t>
            </w:r>
          </w:p>
        </w:tc>
        <w:tc>
          <w:tcPr>
            <w:tcW w:w="0" w:type="auto"/>
          </w:tcPr>
          <w:p w14:paraId="665CBA62" w14:textId="77777777" w:rsidR="00FE1194" w:rsidRDefault="00000000" w:rsidP="00077A77">
            <w:pPr>
              <w:bidi/>
              <w:spacing w:after="40"/>
            </w:pPr>
            <w:r>
              <w:rPr>
                <w:rFonts w:ascii="B Nazanin" w:eastAsia="B Nazanin" w:hAnsi="B Nazanin" w:cs="B Nazanin"/>
                <w:sz w:val="22"/>
                <w:szCs w:val="22"/>
                <w:rtl/>
              </w:rPr>
              <w:t>ارسال فرم درخواست بازدید و مشاهده سرنخ در پنل مدیریت</w:t>
            </w:r>
          </w:p>
        </w:tc>
      </w:tr>
      <w:tr w:rsidR="00FE1194" w14:paraId="39400E78" w14:textId="77777777">
        <w:tblPrEx>
          <w:tblCellMar>
            <w:top w:w="0" w:type="dxa"/>
            <w:bottom w:w="0" w:type="dxa"/>
          </w:tblCellMar>
        </w:tblPrEx>
        <w:tc>
          <w:tcPr>
            <w:tcW w:w="0" w:type="auto"/>
          </w:tcPr>
          <w:p w14:paraId="2671BA42" w14:textId="77777777" w:rsidR="00FE1194" w:rsidRDefault="00000000" w:rsidP="00077A77">
            <w:pPr>
              <w:bidi/>
              <w:spacing w:after="40"/>
            </w:pPr>
            <w:r>
              <w:rPr>
                <w:rFonts w:ascii="B Nazanin" w:eastAsia="B Nazanin" w:hAnsi="B Nazanin" w:cs="B Nazanin"/>
                <w:sz w:val="22"/>
                <w:szCs w:val="22"/>
                <w:rtl/>
              </w:rPr>
              <w:t>۴</w:t>
            </w:r>
          </w:p>
        </w:tc>
        <w:tc>
          <w:tcPr>
            <w:tcW w:w="0" w:type="auto"/>
          </w:tcPr>
          <w:p w14:paraId="74032F72" w14:textId="77777777" w:rsidR="00FE1194" w:rsidRDefault="00000000" w:rsidP="00077A77">
            <w:pPr>
              <w:bidi/>
              <w:spacing w:after="40"/>
            </w:pPr>
            <w:r>
              <w:rPr>
                <w:rFonts w:ascii="B Nazanin" w:eastAsia="B Nazanin" w:hAnsi="B Nazanin" w:cs="B Nazanin"/>
                <w:sz w:val="22"/>
                <w:szCs w:val="22"/>
                <w:rtl/>
              </w:rPr>
              <w:t>ویرایش عنوان محصول در پنل مدیریت و مشاهده تغییر ظرف ۱۰ دقیقه</w:t>
            </w:r>
          </w:p>
        </w:tc>
      </w:tr>
      <w:tr w:rsidR="00FE1194" w14:paraId="53E6F3B3" w14:textId="77777777">
        <w:tblPrEx>
          <w:tblCellMar>
            <w:top w:w="0" w:type="dxa"/>
            <w:bottom w:w="0" w:type="dxa"/>
          </w:tblCellMar>
        </w:tblPrEx>
        <w:tc>
          <w:tcPr>
            <w:tcW w:w="0" w:type="auto"/>
          </w:tcPr>
          <w:p w14:paraId="6977D45A" w14:textId="77777777" w:rsidR="00FE1194" w:rsidRDefault="00000000" w:rsidP="00077A77">
            <w:pPr>
              <w:bidi/>
              <w:spacing w:after="40"/>
            </w:pPr>
            <w:r>
              <w:rPr>
                <w:rFonts w:ascii="B Nazanin" w:eastAsia="B Nazanin" w:hAnsi="B Nazanin" w:cs="B Nazanin"/>
                <w:sz w:val="22"/>
                <w:szCs w:val="22"/>
                <w:rtl/>
              </w:rPr>
              <w:t>۵</w:t>
            </w:r>
          </w:p>
        </w:tc>
        <w:tc>
          <w:tcPr>
            <w:tcW w:w="0" w:type="auto"/>
          </w:tcPr>
          <w:p w14:paraId="351A7AD4" w14:textId="77777777" w:rsidR="00FE1194" w:rsidRDefault="00000000" w:rsidP="00077A77">
            <w:pPr>
              <w:bidi/>
              <w:spacing w:after="40"/>
            </w:pPr>
            <w:r>
              <w:rPr>
                <w:rFonts w:ascii="B Nazanin" w:eastAsia="B Nazanin" w:hAnsi="B Nazanin" w:cs="B Nazanin"/>
                <w:sz w:val="22"/>
                <w:szCs w:val="22"/>
                <w:rtl/>
              </w:rPr>
              <w:t>مرور ژورنال، صفحه دسته‌بندی و صفحه Pillar</w:t>
            </w:r>
          </w:p>
        </w:tc>
      </w:tr>
      <w:tr w:rsidR="00FE1194" w14:paraId="2BAFEF96" w14:textId="77777777">
        <w:tblPrEx>
          <w:tblCellMar>
            <w:top w:w="0" w:type="dxa"/>
            <w:bottom w:w="0" w:type="dxa"/>
          </w:tblCellMar>
        </w:tblPrEx>
        <w:tc>
          <w:tcPr>
            <w:tcW w:w="0" w:type="auto"/>
          </w:tcPr>
          <w:p w14:paraId="5E200E51" w14:textId="77777777" w:rsidR="00FE1194" w:rsidRDefault="00000000" w:rsidP="00077A77">
            <w:pPr>
              <w:bidi/>
              <w:spacing w:after="40"/>
            </w:pPr>
            <w:r>
              <w:rPr>
                <w:rFonts w:ascii="B Nazanin" w:eastAsia="B Nazanin" w:hAnsi="B Nazanin" w:cs="B Nazanin"/>
                <w:sz w:val="22"/>
                <w:szCs w:val="22"/>
                <w:rtl/>
              </w:rPr>
              <w:t>۶</w:t>
            </w:r>
          </w:p>
        </w:tc>
        <w:tc>
          <w:tcPr>
            <w:tcW w:w="0" w:type="auto"/>
          </w:tcPr>
          <w:p w14:paraId="0ED20FAC" w14:textId="77777777" w:rsidR="00FE1194" w:rsidRDefault="00000000" w:rsidP="00077A77">
            <w:pPr>
              <w:bidi/>
              <w:spacing w:after="40"/>
            </w:pPr>
            <w:r>
              <w:rPr>
                <w:rFonts w:ascii="B Nazanin" w:eastAsia="B Nazanin" w:hAnsi="B Nazanin" w:cs="B Nazanin"/>
                <w:sz w:val="22"/>
                <w:szCs w:val="22"/>
                <w:rtl/>
              </w:rPr>
              <w:t>۱۰ دقیقه مرور آزاد — بررسی حس برند</w:t>
            </w:r>
          </w:p>
        </w:tc>
      </w:tr>
    </w:tbl>
    <w:p w14:paraId="17870684" w14:textId="77777777" w:rsidR="00FE1194" w:rsidRDefault="00FE1194" w:rsidP="00077A77">
      <w:pPr>
        <w:bidi/>
        <w:spacing w:after="60"/>
      </w:pPr>
    </w:p>
    <w:p w14:paraId="3211B232" w14:textId="77777777" w:rsidR="00FE1194" w:rsidRDefault="00000000" w:rsidP="00077A77">
      <w:pPr>
        <w:bidi/>
        <w:spacing w:after="120"/>
      </w:pPr>
      <w:r>
        <w:rPr>
          <w:rFonts w:ascii="B Nazanin" w:eastAsia="B Nazanin" w:hAnsi="B Nazanin" w:cs="B Nazanin"/>
          <w:b/>
          <w:bCs/>
          <w:sz w:val="24"/>
          <w:szCs w:val="24"/>
          <w:rtl/>
        </w:rPr>
        <w:t>نتایج ممکن: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3"/>
        <w:gridCol w:w="5973"/>
      </w:tblGrid>
      <w:tr w:rsidR="00FE1194" w14:paraId="6C6E229F" w14:textId="77777777">
        <w:tblPrEx>
          <w:tblCellMar>
            <w:top w:w="0" w:type="dxa"/>
            <w:bottom w:w="0" w:type="dxa"/>
          </w:tblCellMar>
        </w:tblPrEx>
        <w:tc>
          <w:tcPr>
            <w:tcW w:w="0" w:type="auto"/>
            <w:shd w:val="solid" w:color="D9E2F3" w:fill="auto"/>
          </w:tcPr>
          <w:p w14:paraId="6BEE0380" w14:textId="77777777" w:rsidR="00FE1194" w:rsidRDefault="00000000" w:rsidP="00077A77">
            <w:pPr>
              <w:bidi/>
              <w:spacing w:after="40"/>
            </w:pPr>
            <w:r>
              <w:rPr>
                <w:rFonts w:ascii="B Nazanin" w:eastAsia="B Nazanin" w:hAnsi="B Nazanin" w:cs="B Nazanin"/>
                <w:sz w:val="22"/>
                <w:szCs w:val="22"/>
                <w:rtl/>
              </w:rPr>
              <w:t>نتیجه</w:t>
            </w:r>
          </w:p>
        </w:tc>
        <w:tc>
          <w:tcPr>
            <w:tcW w:w="0" w:type="auto"/>
            <w:shd w:val="solid" w:color="D9E2F3" w:fill="auto"/>
          </w:tcPr>
          <w:p w14:paraId="25092F73" w14:textId="77777777" w:rsidR="00FE1194" w:rsidRDefault="00000000" w:rsidP="00077A77">
            <w:pPr>
              <w:bidi/>
              <w:spacing w:after="40"/>
            </w:pPr>
            <w:r>
              <w:rPr>
                <w:rFonts w:ascii="B Nazanin" w:eastAsia="B Nazanin" w:hAnsi="B Nazanin" w:cs="B Nazanin"/>
                <w:sz w:val="22"/>
                <w:szCs w:val="22"/>
                <w:rtl/>
              </w:rPr>
              <w:t>شرح</w:t>
            </w:r>
          </w:p>
        </w:tc>
      </w:tr>
      <w:tr w:rsidR="00FE1194" w14:paraId="5E762634" w14:textId="77777777">
        <w:tblPrEx>
          <w:tblCellMar>
            <w:top w:w="0" w:type="dxa"/>
            <w:bottom w:w="0" w:type="dxa"/>
          </w:tblCellMar>
        </w:tblPrEx>
        <w:tc>
          <w:tcPr>
            <w:tcW w:w="0" w:type="auto"/>
          </w:tcPr>
          <w:p w14:paraId="5833116A" w14:textId="77777777" w:rsidR="00FE1194" w:rsidRDefault="00000000" w:rsidP="00077A77">
            <w:pPr>
              <w:bidi/>
              <w:spacing w:after="40"/>
            </w:pPr>
            <w:r>
              <w:rPr>
                <w:rFonts w:ascii="B Nazanin" w:eastAsia="B Nazanin" w:hAnsi="B Nazanin" w:cs="B Nazanin"/>
                <w:sz w:val="22"/>
                <w:szCs w:val="22"/>
                <w:rtl/>
              </w:rPr>
              <w:t>تأیید کامل</w:t>
            </w:r>
          </w:p>
        </w:tc>
        <w:tc>
          <w:tcPr>
            <w:tcW w:w="0" w:type="auto"/>
          </w:tcPr>
          <w:p w14:paraId="3A2FFFD3" w14:textId="77777777" w:rsidR="00FE1194" w:rsidRDefault="00000000" w:rsidP="00077A77">
            <w:pPr>
              <w:bidi/>
              <w:spacing w:after="40"/>
            </w:pPr>
            <w:r>
              <w:rPr>
                <w:rFonts w:ascii="B Nazanin" w:eastAsia="B Nazanin" w:hAnsi="B Nazanin" w:cs="B Nazanin"/>
                <w:sz w:val="22"/>
                <w:szCs w:val="22"/>
                <w:rtl/>
              </w:rPr>
              <w:t>مالک امضا می‌کند؛ قسط چهارم آزاد می‌شود</w:t>
            </w:r>
          </w:p>
        </w:tc>
      </w:tr>
      <w:tr w:rsidR="00FE1194" w14:paraId="5C71020E" w14:textId="77777777">
        <w:tblPrEx>
          <w:tblCellMar>
            <w:top w:w="0" w:type="dxa"/>
            <w:bottom w:w="0" w:type="dxa"/>
          </w:tblCellMar>
        </w:tblPrEx>
        <w:tc>
          <w:tcPr>
            <w:tcW w:w="0" w:type="auto"/>
          </w:tcPr>
          <w:p w14:paraId="75A48FF3" w14:textId="77777777" w:rsidR="00FE1194" w:rsidRDefault="00000000" w:rsidP="00077A77">
            <w:pPr>
              <w:bidi/>
              <w:spacing w:after="40"/>
            </w:pPr>
            <w:r>
              <w:rPr>
                <w:rFonts w:ascii="B Nazanin" w:eastAsia="B Nazanin" w:hAnsi="B Nazanin" w:cs="B Nazanin"/>
                <w:sz w:val="22"/>
                <w:szCs w:val="22"/>
                <w:rtl/>
              </w:rPr>
              <w:t>تأیید با ایرادات جزئی (حداکثر ۱۰)</w:t>
            </w:r>
          </w:p>
        </w:tc>
        <w:tc>
          <w:tcPr>
            <w:tcW w:w="0" w:type="auto"/>
          </w:tcPr>
          <w:p w14:paraId="45334F2B" w14:textId="77777777" w:rsidR="00FE1194" w:rsidRDefault="00000000" w:rsidP="00077A77">
            <w:pPr>
              <w:bidi/>
              <w:spacing w:after="40"/>
            </w:pPr>
            <w:r>
              <w:rPr>
                <w:rFonts w:ascii="B Nazanin" w:eastAsia="B Nazanin" w:hAnsi="B Nazanin" w:cs="B Nazanin"/>
                <w:sz w:val="22"/>
                <w:szCs w:val="22"/>
                <w:rtl/>
              </w:rPr>
              <w:t>مجری ظرف ۵ روز کاری رفع؛ قسط آزاد می‌شود</w:t>
            </w:r>
          </w:p>
        </w:tc>
      </w:tr>
      <w:tr w:rsidR="00FE1194" w14:paraId="4CBF6DB6" w14:textId="77777777">
        <w:tblPrEx>
          <w:tblCellMar>
            <w:top w:w="0" w:type="dxa"/>
            <w:bottom w:w="0" w:type="dxa"/>
          </w:tblCellMar>
        </w:tblPrEx>
        <w:tc>
          <w:tcPr>
            <w:tcW w:w="0" w:type="auto"/>
          </w:tcPr>
          <w:p w14:paraId="7668C054" w14:textId="77777777" w:rsidR="00FE1194" w:rsidRDefault="00000000" w:rsidP="00077A77">
            <w:pPr>
              <w:bidi/>
              <w:spacing w:after="40"/>
            </w:pPr>
            <w:r>
              <w:rPr>
                <w:rFonts w:ascii="B Nazanin" w:eastAsia="B Nazanin" w:hAnsi="B Nazanin" w:cs="B Nazanin"/>
                <w:sz w:val="22"/>
                <w:szCs w:val="22"/>
                <w:rtl/>
              </w:rPr>
              <w:t>نیاز به بازکاری</w:t>
            </w:r>
          </w:p>
        </w:tc>
        <w:tc>
          <w:tcPr>
            <w:tcW w:w="0" w:type="auto"/>
          </w:tcPr>
          <w:p w14:paraId="2BA75047" w14:textId="77777777" w:rsidR="00FE1194" w:rsidRDefault="00000000" w:rsidP="00077A77">
            <w:pPr>
              <w:bidi/>
              <w:spacing w:after="40"/>
            </w:pPr>
            <w:r>
              <w:rPr>
                <w:rFonts w:ascii="B Nazanin" w:eastAsia="B Nazanin" w:hAnsi="B Nazanin" w:cs="B Nazanin"/>
                <w:sz w:val="22"/>
                <w:szCs w:val="22"/>
                <w:rtl/>
              </w:rPr>
              <w:t>مجری ظرف ۱۰ روز رفع؛ جلسه دوم فقط سناریوهای مردود</w:t>
            </w:r>
          </w:p>
        </w:tc>
      </w:tr>
    </w:tbl>
    <w:p w14:paraId="66E0C89D"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587D25A5" w14:textId="77777777" w:rsidR="00FE1194" w:rsidRDefault="00000000" w:rsidP="00077A77">
      <w:pPr>
        <w:bidi/>
        <w:spacing w:before="300" w:after="150"/>
      </w:pPr>
      <w:r>
        <w:rPr>
          <w:rFonts w:ascii="B Nazanin" w:eastAsia="B Nazanin" w:hAnsi="B Nazanin" w:cs="B Nazanin"/>
          <w:b/>
          <w:bCs/>
          <w:sz w:val="28"/>
          <w:szCs w:val="28"/>
          <w:rtl/>
        </w:rPr>
        <w:t>ماده ۱۱ — تعهدات کارفرما</w:t>
      </w:r>
    </w:p>
    <w:p w14:paraId="541A1963" w14:textId="77777777" w:rsidR="00FE1194" w:rsidRDefault="00000000" w:rsidP="00077A77">
      <w:pPr>
        <w:bidi/>
        <w:spacing w:after="120"/>
      </w:pPr>
      <w:r>
        <w:rPr>
          <w:rFonts w:ascii="B Nazanin" w:eastAsia="B Nazanin" w:hAnsi="B Nazanin" w:cs="B Nazanin"/>
          <w:sz w:val="24"/>
          <w:szCs w:val="24"/>
          <w:rtl/>
        </w:rPr>
        <w:t>۱. معرفی و در دسترس قرار دادن سه امضاکننده (مالک، حسابدار، مدیر نمایشگاه)</w:t>
      </w:r>
    </w:p>
    <w:p w14:paraId="084CBAC4" w14:textId="77777777" w:rsidR="00FE1194" w:rsidRDefault="00000000" w:rsidP="00077A77">
      <w:pPr>
        <w:bidi/>
        <w:spacing w:after="120"/>
      </w:pPr>
      <w:r>
        <w:rPr>
          <w:rFonts w:ascii="B Nazanin" w:eastAsia="B Nazanin" w:hAnsi="B Nazanin" w:cs="B Nazanin"/>
          <w:sz w:val="24"/>
          <w:szCs w:val="24"/>
          <w:rtl/>
        </w:rPr>
        <w:t>۲. اختصاص یک روز کامل حسابدار برای جلسه بررسی طرح در هفته ۴</w:t>
      </w:r>
    </w:p>
    <w:p w14:paraId="02A5B5D7" w14:textId="77777777" w:rsidR="00FE1194" w:rsidRDefault="00000000" w:rsidP="00077A77">
      <w:pPr>
        <w:bidi/>
        <w:spacing w:after="120"/>
      </w:pPr>
      <w:r>
        <w:rPr>
          <w:rFonts w:ascii="B Nazanin" w:eastAsia="B Nazanin" w:hAnsi="B Nazanin" w:cs="B Nazanin"/>
          <w:sz w:val="24"/>
          <w:szCs w:val="24"/>
          <w:rtl/>
        </w:rPr>
        <w:t>۳. فراهم کردن دسترسی خواندن به پایگاه داده اپلیکیشن موجود ظرف ۵ روز کاری اول</w:t>
      </w:r>
    </w:p>
    <w:p w14:paraId="2A3DBB45" w14:textId="77777777" w:rsidR="00FE1194" w:rsidRDefault="00000000" w:rsidP="00077A77">
      <w:pPr>
        <w:bidi/>
        <w:spacing w:after="120"/>
      </w:pPr>
      <w:r>
        <w:rPr>
          <w:rFonts w:ascii="B Nazanin" w:eastAsia="B Nazanin" w:hAnsi="B Nazanin" w:cs="B Nazanin"/>
          <w:sz w:val="24"/>
          <w:szCs w:val="24"/>
          <w:rtl/>
        </w:rPr>
        <w:lastRenderedPageBreak/>
        <w:t>۴. فراهم کردن دسترسی رابط کاربری اپلیکیشن موجود</w:t>
      </w:r>
    </w:p>
    <w:p w14:paraId="1D460875" w14:textId="77777777" w:rsidR="00FE1194" w:rsidRDefault="00000000" w:rsidP="00077A77">
      <w:pPr>
        <w:bidi/>
        <w:spacing w:after="120"/>
      </w:pPr>
      <w:r>
        <w:rPr>
          <w:rFonts w:ascii="B Nazanin" w:eastAsia="B Nazanin" w:hAnsi="B Nazanin" w:cs="B Nazanin"/>
          <w:sz w:val="24"/>
          <w:szCs w:val="24"/>
          <w:rtl/>
        </w:rPr>
        <w:t>۵. تحویل محتوای برند (FAQ، راهنمای نگهداری، داستان آتلیه، رویدادها)</w:t>
      </w:r>
    </w:p>
    <w:p w14:paraId="22BF3870" w14:textId="77777777" w:rsidR="00FE1194" w:rsidRDefault="00000000" w:rsidP="00077A77">
      <w:pPr>
        <w:bidi/>
        <w:spacing w:after="120"/>
      </w:pPr>
      <w:r>
        <w:rPr>
          <w:rFonts w:ascii="B Nazanin" w:eastAsia="B Nazanin" w:hAnsi="B Nazanin" w:cs="B Nazanin"/>
          <w:sz w:val="24"/>
          <w:szCs w:val="24"/>
          <w:rtl/>
        </w:rPr>
        <w:t>۶. هماهنگی با متخصص سئو برای تحویل محتوای صفحات Pillar و دسته‌بندی</w:t>
      </w:r>
    </w:p>
    <w:p w14:paraId="1CE4E28D" w14:textId="77777777" w:rsidR="00FE1194" w:rsidRDefault="00000000" w:rsidP="00077A77">
      <w:pPr>
        <w:bidi/>
        <w:spacing w:after="120"/>
      </w:pPr>
      <w:r>
        <w:rPr>
          <w:rFonts w:ascii="B Nazanin" w:eastAsia="B Nazanin" w:hAnsi="B Nazanin" w:cs="B Nazanin"/>
          <w:sz w:val="24"/>
          <w:szCs w:val="24"/>
          <w:rtl/>
        </w:rPr>
        <w:t>۷. پاسخگویی به سوالات کشف و شناخت ظرف ۳ روز کاری</w:t>
      </w:r>
    </w:p>
    <w:p w14:paraId="13D4081A" w14:textId="77777777" w:rsidR="00FE1194" w:rsidRDefault="00000000" w:rsidP="00077A77">
      <w:pPr>
        <w:bidi/>
        <w:spacing w:after="120"/>
      </w:pPr>
      <w:r>
        <w:rPr>
          <w:rFonts w:ascii="B Nazanin" w:eastAsia="B Nazanin" w:hAnsi="B Nazanin" w:cs="B Nazanin"/>
          <w:sz w:val="24"/>
          <w:szCs w:val="24"/>
          <w:rtl/>
        </w:rPr>
        <w:t>۸. در صورت وجود، معرفی رابط کارفرما (هماهنگ‌کننده — بدون حق امضا)</w:t>
      </w:r>
    </w:p>
    <w:p w14:paraId="48478EDC"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7C405759" w14:textId="77777777" w:rsidR="00FE1194" w:rsidRDefault="00000000" w:rsidP="00077A77">
      <w:pPr>
        <w:bidi/>
        <w:spacing w:before="300" w:after="150"/>
      </w:pPr>
      <w:r>
        <w:rPr>
          <w:rFonts w:ascii="B Nazanin" w:eastAsia="B Nazanin" w:hAnsi="B Nazanin" w:cs="B Nazanin"/>
          <w:b/>
          <w:bCs/>
          <w:sz w:val="28"/>
          <w:szCs w:val="28"/>
          <w:rtl/>
        </w:rPr>
        <w:t>ماده ۱۲ — تعهدات مجری</w:t>
      </w:r>
    </w:p>
    <w:p w14:paraId="4B63F1D5" w14:textId="77777777" w:rsidR="00FE1194" w:rsidRDefault="00000000" w:rsidP="00077A77">
      <w:pPr>
        <w:bidi/>
        <w:spacing w:after="120"/>
      </w:pPr>
      <w:r>
        <w:rPr>
          <w:rFonts w:ascii="B Nazanin" w:eastAsia="B Nazanin" w:hAnsi="B Nazanin" w:cs="B Nazanin"/>
          <w:sz w:val="24"/>
          <w:szCs w:val="24"/>
          <w:rtl/>
        </w:rPr>
        <w:t>۱. اجرای بسته ۱ مطابق تحویل‌دادنی‌های ماده ۳</w:t>
      </w:r>
    </w:p>
    <w:p w14:paraId="54416600" w14:textId="77777777" w:rsidR="00FE1194" w:rsidRDefault="00000000" w:rsidP="00077A77">
      <w:pPr>
        <w:bidi/>
        <w:spacing w:after="120"/>
      </w:pPr>
      <w:r>
        <w:rPr>
          <w:rFonts w:ascii="B Nazanin" w:eastAsia="B Nazanin" w:hAnsi="B Nazanin" w:cs="B Nazanin"/>
          <w:sz w:val="24"/>
          <w:szCs w:val="24"/>
          <w:rtl/>
        </w:rPr>
        <w:t>۲. ارائه گزارش پیشرفت به کارفرما در مقاطع پرداخت</w:t>
      </w:r>
    </w:p>
    <w:p w14:paraId="6BF2DDDF" w14:textId="77777777" w:rsidR="00FE1194" w:rsidRDefault="00000000" w:rsidP="00077A77">
      <w:pPr>
        <w:bidi/>
        <w:spacing w:after="120"/>
      </w:pPr>
      <w:r>
        <w:rPr>
          <w:rFonts w:ascii="B Nazanin" w:eastAsia="B Nazanin" w:hAnsi="B Nazanin" w:cs="B Nazanin"/>
          <w:sz w:val="24"/>
          <w:szCs w:val="24"/>
          <w:rtl/>
        </w:rPr>
        <w:t>۳. تهیه «کارت سناریو» فارسی برای جلسه تأیید</w:t>
      </w:r>
    </w:p>
    <w:p w14:paraId="5F36A5FA" w14:textId="77777777" w:rsidR="00FE1194" w:rsidRDefault="00000000" w:rsidP="00077A77">
      <w:pPr>
        <w:bidi/>
        <w:spacing w:after="120"/>
      </w:pPr>
      <w:r>
        <w:rPr>
          <w:rFonts w:ascii="B Nazanin" w:eastAsia="B Nazanin" w:hAnsi="B Nazanin" w:cs="B Nazanin"/>
          <w:sz w:val="24"/>
          <w:szCs w:val="24"/>
          <w:rtl/>
        </w:rPr>
        <w:t>۴. ذخیره تمام مستندات امضاشده در مخزن کد پروژه</w:t>
      </w:r>
    </w:p>
    <w:p w14:paraId="4E8A4C4C" w14:textId="77777777" w:rsidR="00FE1194" w:rsidRDefault="00000000" w:rsidP="00077A77">
      <w:pPr>
        <w:bidi/>
        <w:spacing w:after="120"/>
      </w:pPr>
      <w:r>
        <w:rPr>
          <w:rFonts w:ascii="B Nazanin" w:eastAsia="B Nazanin" w:hAnsi="B Nazanin" w:cs="B Nazanin"/>
          <w:sz w:val="24"/>
          <w:szCs w:val="24"/>
          <w:rtl/>
        </w:rPr>
        <w:t>۵. عدم استفاده از اطلاعات محرمانه کارفرما خارج از چارچوب پروژه</w:t>
      </w:r>
    </w:p>
    <w:p w14:paraId="2A9DEFB4"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08019C0B" w14:textId="77777777" w:rsidR="00FE1194" w:rsidRDefault="00000000" w:rsidP="00077A77">
      <w:pPr>
        <w:bidi/>
        <w:spacing w:before="300" w:after="150"/>
      </w:pPr>
      <w:r>
        <w:rPr>
          <w:rFonts w:ascii="B Nazanin" w:eastAsia="B Nazanin" w:hAnsi="B Nazanin" w:cs="B Nazanin"/>
          <w:b/>
          <w:bCs/>
          <w:sz w:val="28"/>
          <w:szCs w:val="28"/>
          <w:rtl/>
        </w:rPr>
        <w:t>ماده ۱۳ — عدم دسترسی مجری</w:t>
      </w:r>
    </w:p>
    <w:p w14:paraId="40CC08B2" w14:textId="77777777" w:rsidR="00FE1194" w:rsidRDefault="00000000" w:rsidP="00077A77">
      <w:pPr>
        <w:bidi/>
        <w:spacing w:after="120"/>
      </w:pPr>
      <w:r>
        <w:rPr>
          <w:rFonts w:ascii="B Nazanin" w:eastAsia="B Nazanin" w:hAnsi="B Nazanin" w:cs="B Nazanin"/>
          <w:b/>
          <w:bCs/>
          <w:sz w:val="24"/>
          <w:szCs w:val="24"/>
          <w:rtl/>
        </w:rPr>
        <w:t>بیش از ۲ هفته متوالی:</w:t>
      </w:r>
    </w:p>
    <w:p w14:paraId="6E765F11" w14:textId="77777777" w:rsidR="00FE1194" w:rsidRDefault="00000000" w:rsidP="00077A77">
      <w:pPr>
        <w:bidi/>
        <w:spacing w:after="120"/>
      </w:pPr>
      <w:r>
        <w:rPr>
          <w:rFonts w:ascii="B Nazanin" w:eastAsia="B Nazanin" w:hAnsi="B Nazanin" w:cs="B Nazanin"/>
          <w:sz w:val="24"/>
          <w:szCs w:val="24"/>
          <w:rtl/>
        </w:rPr>
        <w:t>• تاریخ تحویل به همان مدت تمدید می‌شود</w:t>
      </w:r>
    </w:p>
    <w:p w14:paraId="4E29F72D" w14:textId="77777777" w:rsidR="00FE1194" w:rsidRDefault="00000000" w:rsidP="00077A77">
      <w:pPr>
        <w:bidi/>
        <w:spacing w:after="120"/>
      </w:pPr>
      <w:r>
        <w:rPr>
          <w:rFonts w:ascii="B Nazanin" w:eastAsia="B Nazanin" w:hAnsi="B Nazanin" w:cs="B Nazanin"/>
          <w:sz w:val="24"/>
          <w:szCs w:val="24"/>
          <w:rtl/>
        </w:rPr>
        <w:t>• کارفرما ظرف ۴۸ ساعت مطلع می‌شود</w:t>
      </w:r>
    </w:p>
    <w:p w14:paraId="3AFC57AF" w14:textId="77777777" w:rsidR="00FE1194" w:rsidRDefault="00FE1194" w:rsidP="00077A77">
      <w:pPr>
        <w:bidi/>
        <w:spacing w:after="60"/>
      </w:pPr>
    </w:p>
    <w:p w14:paraId="7DBCA259" w14:textId="77777777" w:rsidR="00FE1194" w:rsidRDefault="00000000" w:rsidP="00077A77">
      <w:pPr>
        <w:bidi/>
        <w:spacing w:after="120"/>
      </w:pPr>
      <w:r>
        <w:rPr>
          <w:rFonts w:ascii="B Nazanin" w:eastAsia="B Nazanin" w:hAnsi="B Nazanin" w:cs="B Nazanin"/>
          <w:b/>
          <w:bCs/>
          <w:sz w:val="24"/>
          <w:szCs w:val="24"/>
          <w:rtl/>
        </w:rPr>
        <w:t>بیش از ۳ هفته متوالی:</w:t>
      </w:r>
    </w:p>
    <w:p w14:paraId="48AD1F00" w14:textId="77777777" w:rsidR="00FE1194" w:rsidRDefault="00000000" w:rsidP="00077A77">
      <w:pPr>
        <w:bidi/>
        <w:spacing w:after="120"/>
      </w:pPr>
      <w:r>
        <w:rPr>
          <w:rFonts w:ascii="B Nazanin" w:eastAsia="B Nazanin" w:hAnsi="B Nazanin" w:cs="B Nazanin"/>
          <w:sz w:val="24"/>
          <w:szCs w:val="24"/>
          <w:rtl/>
        </w:rPr>
        <w:t>• جلسه اجباری وضعیت با کارفرما (شفاف‌سازی، نه مذاکره مجدد)</w:t>
      </w:r>
    </w:p>
    <w:p w14:paraId="348B27C8" w14:textId="77777777" w:rsidR="00FE1194" w:rsidRDefault="00FE1194" w:rsidP="00077A77">
      <w:pPr>
        <w:bidi/>
        <w:spacing w:after="60"/>
      </w:pPr>
    </w:p>
    <w:p w14:paraId="5981E2E5" w14:textId="77777777" w:rsidR="00FE1194" w:rsidRDefault="00000000" w:rsidP="00077A77">
      <w:pPr>
        <w:bidi/>
        <w:spacing w:after="120"/>
      </w:pPr>
      <w:r>
        <w:rPr>
          <w:rFonts w:ascii="B Nazanin" w:eastAsia="B Nazanin" w:hAnsi="B Nazanin" w:cs="B Nazanin"/>
          <w:b/>
          <w:bCs/>
          <w:sz w:val="24"/>
          <w:szCs w:val="24"/>
          <w:rtl/>
        </w:rPr>
        <w:t>بیش از ۶ هفته متوالی:</w:t>
      </w:r>
    </w:p>
    <w:p w14:paraId="66EA50B8" w14:textId="77777777" w:rsidR="00FE1194" w:rsidRDefault="00000000" w:rsidP="00077A77">
      <w:pPr>
        <w:bidi/>
        <w:spacing w:after="120"/>
      </w:pPr>
      <w:r>
        <w:rPr>
          <w:rFonts w:ascii="B Nazanin" w:eastAsia="B Nazanin" w:hAnsi="B Nazanin" w:cs="B Nazanin"/>
          <w:sz w:val="24"/>
          <w:szCs w:val="24"/>
          <w:rtl/>
        </w:rPr>
        <w:t>• کارفرما حق خاتمه زودهنگام بسته جاری را دارد</w:t>
      </w:r>
    </w:p>
    <w:p w14:paraId="46278167" w14:textId="77777777" w:rsidR="00FE1194" w:rsidRDefault="00000000" w:rsidP="00077A77">
      <w:pPr>
        <w:bidi/>
        <w:spacing w:after="120"/>
      </w:pPr>
      <w:r>
        <w:rPr>
          <w:rFonts w:ascii="B Nazanin" w:eastAsia="B Nazanin" w:hAnsi="B Nazanin" w:cs="B Nazanin"/>
          <w:sz w:val="24"/>
          <w:szCs w:val="24"/>
          <w:rtl/>
        </w:rPr>
        <w:t>• پرداخت نسبی بر اساس تحویل‌دادنی‌های انجام‌شده</w:t>
      </w:r>
    </w:p>
    <w:p w14:paraId="749C2F18" w14:textId="77777777" w:rsidR="00FE1194" w:rsidRDefault="00000000" w:rsidP="00077A77">
      <w:pPr>
        <w:bidi/>
        <w:spacing w:after="120"/>
      </w:pPr>
      <w:r>
        <w:rPr>
          <w:rFonts w:ascii="B Nazanin" w:eastAsia="B Nazanin" w:hAnsi="B Nazanin" w:cs="B Nazanin"/>
          <w:sz w:val="24"/>
          <w:szCs w:val="24"/>
          <w:rtl/>
        </w:rPr>
        <w:t>• تحویل‌دادنی‌های تکمیل‌شده در مالکیت کارفرما باقی می‌ماند</w:t>
      </w:r>
    </w:p>
    <w:p w14:paraId="26C7B464"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56601FCB" w14:textId="77777777" w:rsidR="00FE1194" w:rsidRDefault="00000000" w:rsidP="00077A77">
      <w:pPr>
        <w:bidi/>
        <w:spacing w:before="300" w:after="150"/>
      </w:pPr>
      <w:r>
        <w:rPr>
          <w:rFonts w:ascii="B Nazanin" w:eastAsia="B Nazanin" w:hAnsi="B Nazanin" w:cs="B Nazanin"/>
          <w:b/>
          <w:bCs/>
          <w:sz w:val="28"/>
          <w:szCs w:val="28"/>
          <w:rtl/>
        </w:rPr>
        <w:t>ماده ۱۴ — چشم‌انداز بسته‌های آتی (غیرالزام‌آور)</w:t>
      </w:r>
    </w:p>
    <w:p w14:paraId="40B082D1" w14:textId="77777777" w:rsidR="00FE1194" w:rsidRDefault="00000000" w:rsidP="00077A77">
      <w:pPr>
        <w:bidi/>
        <w:spacing w:after="120"/>
      </w:pPr>
      <w:r>
        <w:rPr>
          <w:rFonts w:ascii="B Nazanin" w:eastAsia="B Nazanin" w:hAnsi="B Nazanin" w:cs="B Nazanin"/>
          <w:b/>
          <w:bCs/>
          <w:sz w:val="24"/>
          <w:szCs w:val="24"/>
          <w:rtl/>
        </w:rPr>
        <w:t>فهرست ماژول‌های زیر صرفاً طرح اولیه راهنما هستند. تعهد تحویل نیستند و هیچ آیتمی تضمین نمی‌شود. هر بسته تنها پس از اتمام بسته قبلی محدوده‌بندی و قیمت‌گذاری خواهد شد. مجری حق تجدیدنظر، ادغام، حذف یا تغییر ترتیب هر آیتم را دارد. اتکای کارفرما به هر آیتم خاص تعهد قراردادی ایجاد نمی‌کند مگر در الحاقیه امضاشده.</w:t>
      </w:r>
    </w:p>
    <w:p w14:paraId="4E975E1F" w14:textId="77777777" w:rsidR="00FE1194" w:rsidRDefault="00FE1194" w:rsidP="00077A77">
      <w:pPr>
        <w:bidi/>
        <w:spacing w:after="60"/>
      </w:pPr>
    </w:p>
    <w:p w14:paraId="2002AF12" w14:textId="77777777" w:rsidR="00FE1194" w:rsidRDefault="00000000" w:rsidP="00077A77">
      <w:pPr>
        <w:bidi/>
        <w:spacing w:before="200" w:after="100"/>
      </w:pPr>
      <w:r>
        <w:rPr>
          <w:rFonts w:ascii="B Nazanin" w:eastAsia="B Nazanin" w:hAnsi="B Nazanin" w:cs="B Nazanin"/>
          <w:b/>
          <w:bCs/>
          <w:sz w:val="26"/>
          <w:szCs w:val="26"/>
          <w:rtl/>
        </w:rPr>
        <w:t>بسته ۲ — قفل تجارت و راه‌اندازی</w:t>
      </w:r>
    </w:p>
    <w:p w14:paraId="2202F6EB" w14:textId="77777777" w:rsidR="00FE1194" w:rsidRDefault="00000000" w:rsidP="00077A77">
      <w:pPr>
        <w:bidi/>
        <w:spacing w:after="120"/>
      </w:pPr>
      <w:r>
        <w:rPr>
          <w:rFonts w:ascii="B Nazanin" w:eastAsia="B Nazanin" w:hAnsi="B Nazanin" w:cs="B Nazanin"/>
          <w:b/>
          <w:bCs/>
          <w:sz w:val="24"/>
          <w:szCs w:val="24"/>
          <w:rtl/>
        </w:rPr>
        <w:t xml:space="preserve">بازه بودجه راهنما (غیرالزام‌آور): </w:t>
      </w:r>
      <w:r>
        <w:rPr>
          <w:rFonts w:ascii="B Nazanin" w:eastAsia="B Nazanin" w:hAnsi="B Nazanin" w:cs="B Nazanin"/>
          <w:sz w:val="24"/>
          <w:szCs w:val="24"/>
          <w:rtl/>
        </w:rPr>
        <w:t>۵۰۰ تا ۸۰۰ میلیون تومان</w:t>
      </w:r>
    </w:p>
    <w:p w14:paraId="66C763BE" w14:textId="77777777" w:rsidR="00FE1194" w:rsidRDefault="00000000" w:rsidP="00077A77">
      <w:pPr>
        <w:bidi/>
        <w:spacing w:after="120"/>
      </w:pPr>
      <w:r>
        <w:rPr>
          <w:rFonts w:ascii="B Nazanin" w:eastAsia="B Nazanin" w:hAnsi="B Nazanin" w:cs="B Nazanin"/>
          <w:sz w:val="24"/>
          <w:szCs w:val="24"/>
          <w:rtl/>
        </w:rPr>
        <w:t>• فروشگاه آنلاین کامل با پرداخت ریالی واقعی</w:t>
      </w:r>
    </w:p>
    <w:p w14:paraId="0A4A7014" w14:textId="77777777" w:rsidR="00FE1194" w:rsidRDefault="00000000" w:rsidP="00077A77">
      <w:pPr>
        <w:bidi/>
        <w:spacing w:after="120"/>
      </w:pPr>
      <w:r>
        <w:rPr>
          <w:rFonts w:ascii="B Nazanin" w:eastAsia="B Nazanin" w:hAnsi="B Nazanin" w:cs="B Nazanin"/>
          <w:sz w:val="24"/>
          <w:szCs w:val="24"/>
          <w:rtl/>
        </w:rPr>
        <w:t>• تولید فاکتور قانونی + PDF</w:t>
      </w:r>
    </w:p>
    <w:p w14:paraId="64BA7300" w14:textId="77777777" w:rsidR="00FE1194" w:rsidRDefault="00000000" w:rsidP="00077A77">
      <w:pPr>
        <w:bidi/>
        <w:spacing w:after="120"/>
      </w:pPr>
      <w:r>
        <w:rPr>
          <w:rFonts w:ascii="B Nazanin" w:eastAsia="B Nazanin" w:hAnsi="B Nazanin" w:cs="B Nazanin"/>
          <w:sz w:val="24"/>
          <w:szCs w:val="24"/>
          <w:rtl/>
        </w:rPr>
        <w:t>• مدیریت موجودی به تفکیک نمایشگاه/انبار</w:t>
      </w:r>
    </w:p>
    <w:p w14:paraId="5FDAA8A1" w14:textId="77777777" w:rsidR="00FE1194" w:rsidRDefault="00000000" w:rsidP="00077A77">
      <w:pPr>
        <w:bidi/>
        <w:spacing w:after="120"/>
      </w:pPr>
      <w:r>
        <w:rPr>
          <w:rFonts w:ascii="B Nazanin" w:eastAsia="B Nazanin" w:hAnsi="B Nazanin" w:cs="B Nazanin"/>
          <w:sz w:val="24"/>
          <w:szCs w:val="24"/>
          <w:rtl/>
        </w:rPr>
        <w:t>• فرایند بازگشت کالا + فاکتور تعدیلی</w:t>
      </w:r>
    </w:p>
    <w:p w14:paraId="62841C53" w14:textId="77777777" w:rsidR="00FE1194" w:rsidRDefault="00000000" w:rsidP="00077A77">
      <w:pPr>
        <w:bidi/>
        <w:spacing w:after="120"/>
      </w:pPr>
      <w:r>
        <w:rPr>
          <w:rFonts w:ascii="B Nazanin" w:eastAsia="B Nazanin" w:hAnsi="B Nazanin" w:cs="B Nazanin"/>
          <w:sz w:val="24"/>
          <w:szCs w:val="24"/>
          <w:rtl/>
        </w:rPr>
        <w:t>• موتور تخفیف و پروموشن</w:t>
      </w:r>
    </w:p>
    <w:p w14:paraId="013F9551" w14:textId="77777777" w:rsidR="00FE1194" w:rsidRDefault="00000000" w:rsidP="00077A77">
      <w:pPr>
        <w:bidi/>
        <w:spacing w:after="120"/>
      </w:pPr>
      <w:r>
        <w:rPr>
          <w:rFonts w:ascii="B Nazanin" w:eastAsia="B Nazanin" w:hAnsi="B Nazanin" w:cs="B Nazanin"/>
          <w:sz w:val="24"/>
          <w:szCs w:val="24"/>
          <w:rtl/>
        </w:rPr>
        <w:t>• کارت هدیه / اعتبار فروشگاهی</w:t>
      </w:r>
    </w:p>
    <w:p w14:paraId="7F4FECE2" w14:textId="77777777" w:rsidR="00FE1194" w:rsidRDefault="00000000" w:rsidP="00077A77">
      <w:pPr>
        <w:bidi/>
        <w:spacing w:after="120"/>
      </w:pPr>
      <w:r>
        <w:rPr>
          <w:rFonts w:ascii="B Nazanin" w:eastAsia="B Nazanin" w:hAnsi="B Nazanin" w:cs="B Nazanin"/>
          <w:sz w:val="24"/>
          <w:szCs w:val="24"/>
          <w:rtl/>
        </w:rPr>
        <w:t>• اطلاع‌رسانی پیامکی مراحل تحویل</w:t>
      </w:r>
    </w:p>
    <w:p w14:paraId="383F9D9A" w14:textId="77777777" w:rsidR="00FE1194" w:rsidRDefault="00000000" w:rsidP="00077A77">
      <w:pPr>
        <w:bidi/>
        <w:spacing w:after="120"/>
      </w:pPr>
      <w:r>
        <w:rPr>
          <w:rFonts w:ascii="B Nazanin" w:eastAsia="B Nazanin" w:hAnsi="B Nazanin" w:cs="B Nazanin"/>
          <w:sz w:val="24"/>
          <w:szCs w:val="24"/>
          <w:rtl/>
        </w:rPr>
        <w:t>• مهاجرت مرحله‌ای از اپلیکیشن موجود</w:t>
      </w:r>
    </w:p>
    <w:p w14:paraId="7B8DF9EE" w14:textId="77777777" w:rsidR="00FE1194" w:rsidRDefault="00000000" w:rsidP="00077A77">
      <w:pPr>
        <w:bidi/>
        <w:spacing w:after="120"/>
      </w:pPr>
      <w:r>
        <w:rPr>
          <w:rFonts w:ascii="B Nazanin" w:eastAsia="B Nazanin" w:hAnsi="B Nazanin" w:cs="B Nazanin"/>
          <w:sz w:val="24"/>
          <w:szCs w:val="24"/>
          <w:rtl/>
        </w:rPr>
        <w:t>• آموزش کارکنان</w:t>
      </w:r>
    </w:p>
    <w:p w14:paraId="10BA0943" w14:textId="77777777" w:rsidR="00FE1194" w:rsidRDefault="00FE1194" w:rsidP="00077A77">
      <w:pPr>
        <w:bidi/>
        <w:spacing w:after="60"/>
      </w:pPr>
    </w:p>
    <w:p w14:paraId="4C021519" w14:textId="77777777" w:rsidR="00FE1194" w:rsidRDefault="00000000" w:rsidP="00077A77">
      <w:pPr>
        <w:bidi/>
        <w:spacing w:after="120"/>
      </w:pPr>
      <w:r>
        <w:rPr>
          <w:rFonts w:ascii="B Nazanin" w:eastAsia="B Nazanin" w:hAnsi="B Nazanin" w:cs="B Nazanin"/>
          <w:b/>
          <w:bCs/>
          <w:sz w:val="24"/>
          <w:szCs w:val="24"/>
          <w:rtl/>
        </w:rPr>
        <w:t>اگر قیمت قطعی بسته ۲ از سقف بازه فراتر رود، کارفرما حق عدم پذیرش دارد و تحویل‌دادنی‌های بسته ۱ را حفظ می‌کند.</w:t>
      </w:r>
    </w:p>
    <w:p w14:paraId="06F03E0C" w14:textId="77777777" w:rsidR="00FE1194" w:rsidRDefault="00FE1194" w:rsidP="00077A77">
      <w:pPr>
        <w:bidi/>
        <w:spacing w:after="60"/>
      </w:pPr>
    </w:p>
    <w:p w14:paraId="4988FD4B" w14:textId="77777777" w:rsidR="00FE1194" w:rsidRDefault="00000000" w:rsidP="00077A77">
      <w:pPr>
        <w:bidi/>
        <w:spacing w:before="200" w:after="100"/>
      </w:pPr>
      <w:r>
        <w:rPr>
          <w:rFonts w:ascii="B Nazanin" w:eastAsia="B Nazanin" w:hAnsi="B Nazanin" w:cs="B Nazanin"/>
          <w:b/>
          <w:bCs/>
          <w:sz w:val="26"/>
          <w:szCs w:val="26"/>
          <w:rtl/>
        </w:rPr>
        <w:t>بسته ۳ — CRM / اپلیکیشن عملیاتی (طرح راهنما)</w:t>
      </w:r>
    </w:p>
    <w:p w14:paraId="276A0329" w14:textId="77777777" w:rsidR="00FE1194" w:rsidRDefault="00000000" w:rsidP="00077A77">
      <w:pPr>
        <w:bidi/>
        <w:spacing w:after="120"/>
      </w:pPr>
      <w:r>
        <w:rPr>
          <w:rFonts w:ascii="B Nazanin" w:eastAsia="B Nazanin" w:hAnsi="B Nazanin" w:cs="B Nazanin"/>
          <w:sz w:val="24"/>
          <w:szCs w:val="24"/>
          <w:rtl/>
        </w:rPr>
        <w:t>• نمای ۳۶۰ درجه مشتری • مدیریت خط لوله فروش • سامانه نوبت‌دهی • داشبورد مدیریتی • رابط موبایل/تبلت • پیامک انبوه • مکانیزم وفاداری • فرایندهای کارت هدیه • ماژول‌های عملیات نمایشگاه</w:t>
      </w:r>
    </w:p>
    <w:p w14:paraId="2907F85D" w14:textId="77777777" w:rsidR="00FE1194" w:rsidRDefault="00FE1194" w:rsidP="00077A77">
      <w:pPr>
        <w:bidi/>
        <w:spacing w:after="60"/>
      </w:pPr>
    </w:p>
    <w:p w14:paraId="31CFD1AA" w14:textId="77777777" w:rsidR="00FE1194" w:rsidRDefault="00000000" w:rsidP="00077A77">
      <w:pPr>
        <w:bidi/>
        <w:spacing w:before="200" w:after="100"/>
      </w:pPr>
      <w:r>
        <w:rPr>
          <w:rFonts w:ascii="B Nazanin" w:eastAsia="B Nazanin" w:hAnsi="B Nazanin" w:cs="B Nazanin"/>
          <w:b/>
          <w:bCs/>
          <w:sz w:val="26"/>
          <w:szCs w:val="26"/>
          <w:rtl/>
        </w:rPr>
        <w:t>بسته ۴ — ERP + MES (طرح راهنما)</w:t>
      </w:r>
    </w:p>
    <w:p w14:paraId="0CAB4459" w14:textId="77777777" w:rsidR="00FE1194" w:rsidRDefault="00000000" w:rsidP="00077A77">
      <w:pPr>
        <w:bidi/>
        <w:spacing w:after="120"/>
      </w:pPr>
      <w:r>
        <w:rPr>
          <w:rFonts w:ascii="B Nazanin" w:eastAsia="B Nazanin" w:hAnsi="B Nazanin" w:cs="B Nazanin"/>
          <w:sz w:val="24"/>
          <w:szCs w:val="24"/>
          <w:rtl/>
        </w:rPr>
        <w:t>ممکن است به دو بسته مجزا تقسیم شود — تصمیم پس از بسته ۲.</w:t>
      </w:r>
    </w:p>
    <w:p w14:paraId="2169B8CA" w14:textId="77777777" w:rsidR="00FE1194" w:rsidRDefault="00000000" w:rsidP="00077A77">
      <w:pPr>
        <w:bidi/>
        <w:spacing w:after="120"/>
      </w:pPr>
      <w:r>
        <w:rPr>
          <w:rFonts w:ascii="B Nazanin" w:eastAsia="B Nazanin" w:hAnsi="B Nazanin" w:cs="B Nazanin"/>
          <w:sz w:val="24"/>
          <w:szCs w:val="24"/>
          <w:rtl/>
        </w:rPr>
        <w:t>ERP: دفتر کل موجودی، خرید، حساب‌ها، خروجی حقوق، چرخه فاکتور</w:t>
      </w:r>
    </w:p>
    <w:p w14:paraId="6FE2E889" w14:textId="77777777" w:rsidR="00FE1194" w:rsidRDefault="00000000" w:rsidP="00077A77">
      <w:pPr>
        <w:bidi/>
        <w:spacing w:after="120"/>
      </w:pPr>
      <w:r>
        <w:rPr>
          <w:rFonts w:ascii="B Nazanin" w:eastAsia="B Nazanin" w:hAnsi="B Nazanin" w:cs="B Nazanin"/>
          <w:sz w:val="24"/>
          <w:szCs w:val="24"/>
          <w:rtl/>
        </w:rPr>
        <w:t>MES: دستور کار تولید، BOM، مسیر تولید، زمان‌بندی، رابط خط تولید، بارکد/QR، کنترل کیفیت</w:t>
      </w:r>
    </w:p>
    <w:p w14:paraId="6EFFB0B9"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622BAB35" w14:textId="77777777" w:rsidR="00FE1194" w:rsidRDefault="00000000" w:rsidP="00077A77">
      <w:pPr>
        <w:bidi/>
        <w:spacing w:before="300" w:after="150"/>
      </w:pPr>
      <w:r>
        <w:rPr>
          <w:rFonts w:ascii="B Nazanin" w:eastAsia="B Nazanin" w:hAnsi="B Nazanin" w:cs="B Nazanin"/>
          <w:b/>
          <w:bCs/>
          <w:sz w:val="28"/>
          <w:szCs w:val="28"/>
          <w:rtl/>
        </w:rPr>
        <w:t>ماده ۱۵ — حل اختلاف</w:t>
      </w:r>
    </w:p>
    <w:p w14:paraId="4053EFCA" w14:textId="77777777" w:rsidR="00FE1194" w:rsidRDefault="00000000" w:rsidP="00077A77">
      <w:pPr>
        <w:bidi/>
        <w:spacing w:after="120"/>
      </w:pPr>
      <w:r>
        <w:rPr>
          <w:rFonts w:ascii="B Nazanin" w:eastAsia="B Nazanin" w:hAnsi="B Nazanin" w:cs="B Nazanin"/>
          <w:sz w:val="24"/>
          <w:szCs w:val="24"/>
          <w:rtl/>
        </w:rPr>
        <w:t>۱. ابتدا از طریق مذاکره مستقیم بین طرفین (حداکثر ۱۵ روز کاری)</w:t>
      </w:r>
    </w:p>
    <w:p w14:paraId="6F22E28F" w14:textId="77777777" w:rsidR="00FE1194" w:rsidRDefault="00000000" w:rsidP="00077A77">
      <w:pPr>
        <w:bidi/>
        <w:spacing w:after="120"/>
      </w:pPr>
      <w:r>
        <w:rPr>
          <w:rFonts w:ascii="B Nazanin" w:eastAsia="B Nazanin" w:hAnsi="B Nazanin" w:cs="B Nazanin"/>
          <w:sz w:val="24"/>
          <w:szCs w:val="24"/>
          <w:rtl/>
        </w:rPr>
        <w:t>۲. در صورت عدم توافق، از طریق داوری مطابق قوانین جمهوری اسلامی ایران</w:t>
      </w:r>
    </w:p>
    <w:p w14:paraId="285A8169"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33235D8E" w14:textId="77777777" w:rsidR="00FE1194" w:rsidRDefault="00000000" w:rsidP="00077A77">
      <w:pPr>
        <w:bidi/>
        <w:spacing w:before="300" w:after="150"/>
      </w:pPr>
      <w:r>
        <w:rPr>
          <w:rFonts w:ascii="B Nazanin" w:eastAsia="B Nazanin" w:hAnsi="B Nazanin" w:cs="B Nazanin"/>
          <w:b/>
          <w:bCs/>
          <w:sz w:val="28"/>
          <w:szCs w:val="28"/>
          <w:rtl/>
        </w:rPr>
        <w:t>ماده ۱۶ — محرمانگی</w:t>
      </w:r>
    </w:p>
    <w:p w14:paraId="6EC8E434" w14:textId="77777777" w:rsidR="00FE1194" w:rsidRDefault="00000000" w:rsidP="00077A77">
      <w:pPr>
        <w:bidi/>
        <w:spacing w:after="120"/>
      </w:pPr>
      <w:r>
        <w:rPr>
          <w:rFonts w:ascii="B Nazanin" w:eastAsia="B Nazanin" w:hAnsi="B Nazanin" w:cs="B Nazanin"/>
          <w:sz w:val="24"/>
          <w:szCs w:val="24"/>
          <w:rtl/>
        </w:rPr>
        <w:lastRenderedPageBreak/>
        <w:t>اطلاعات کسب‌وکار، پایگاه داده، فرایندها و اسرار تجاری کارفرما محرمانه تلقی شده و مجری حق افشای آن به اشخاص ثالث را ندارد.</w:t>
      </w:r>
    </w:p>
    <w:p w14:paraId="2BE79401"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6E25C09A" w14:textId="77777777" w:rsidR="00FE1194" w:rsidRDefault="00000000" w:rsidP="00077A77">
      <w:pPr>
        <w:bidi/>
        <w:spacing w:before="300" w:after="150"/>
      </w:pPr>
      <w:r>
        <w:rPr>
          <w:rFonts w:ascii="B Nazanin" w:eastAsia="B Nazanin" w:hAnsi="B Nazanin" w:cs="B Nazanin"/>
          <w:b/>
          <w:bCs/>
          <w:sz w:val="28"/>
          <w:szCs w:val="28"/>
          <w:rtl/>
        </w:rPr>
        <w:t>ماده ۱۷ — مالکیت</w:t>
      </w:r>
    </w:p>
    <w:p w14:paraId="395AD6C5" w14:textId="77777777" w:rsidR="00FE1194" w:rsidRDefault="00000000" w:rsidP="00077A77">
      <w:pPr>
        <w:bidi/>
        <w:spacing w:after="120"/>
      </w:pPr>
      <w:r>
        <w:rPr>
          <w:rFonts w:ascii="B Nazanin" w:eastAsia="B Nazanin" w:hAnsi="B Nazanin" w:cs="B Nazanin"/>
          <w:sz w:val="24"/>
          <w:szCs w:val="24"/>
          <w:rtl/>
        </w:rPr>
        <w:t>• کد منبع: متعلق به کارفرما پس از پرداخت کامل هر بسته</w:t>
      </w:r>
    </w:p>
    <w:p w14:paraId="6CEE2319" w14:textId="77777777" w:rsidR="00FE1194" w:rsidRDefault="00000000" w:rsidP="00077A77">
      <w:pPr>
        <w:bidi/>
        <w:spacing w:after="120"/>
      </w:pPr>
      <w:r>
        <w:rPr>
          <w:rFonts w:ascii="B Nazanin" w:eastAsia="B Nazanin" w:hAnsi="B Nazanin" w:cs="B Nazanin"/>
          <w:sz w:val="24"/>
          <w:szCs w:val="24"/>
          <w:rtl/>
        </w:rPr>
        <w:t>• دامنه و زیرساخت: متعلق به کارفرما</w:t>
      </w:r>
    </w:p>
    <w:p w14:paraId="06C566A1" w14:textId="77777777" w:rsidR="00FE1194" w:rsidRDefault="00000000" w:rsidP="00077A77">
      <w:pPr>
        <w:bidi/>
        <w:spacing w:after="120"/>
      </w:pPr>
      <w:r>
        <w:rPr>
          <w:rFonts w:ascii="B Nazanin" w:eastAsia="B Nazanin" w:hAnsi="B Nazanin" w:cs="B Nazanin"/>
          <w:sz w:val="24"/>
          <w:szCs w:val="24"/>
          <w:rtl/>
        </w:rPr>
        <w:t>• مستندات کشف و شناخت: متعلق به کارفرما</w:t>
      </w:r>
    </w:p>
    <w:p w14:paraId="5DFEDB5E" w14:textId="77777777" w:rsidR="00FE1194" w:rsidRDefault="00000000" w:rsidP="00077A77">
      <w:pPr>
        <w:bidi/>
        <w:spacing w:after="120"/>
      </w:pPr>
      <w:r>
        <w:rPr>
          <w:rFonts w:ascii="B Nazanin" w:eastAsia="B Nazanin" w:hAnsi="B Nazanin" w:cs="B Nazanin"/>
          <w:sz w:val="24"/>
          <w:szCs w:val="24"/>
          <w:rtl/>
        </w:rPr>
        <w:t>• ابزارها و کتابخانه‌های متن‌باز: تابع مجوز متن‌باز مربوطه</w:t>
      </w:r>
    </w:p>
    <w:p w14:paraId="15329DC9"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51DBEC6E" w14:textId="77777777" w:rsidR="00FE1194" w:rsidRDefault="00000000" w:rsidP="00077A77">
      <w:pPr>
        <w:bidi/>
        <w:spacing w:before="300" w:after="150"/>
      </w:pPr>
      <w:r>
        <w:rPr>
          <w:rFonts w:ascii="B Nazanin" w:eastAsia="B Nazanin" w:hAnsi="B Nazanin" w:cs="B Nazanin"/>
          <w:b/>
          <w:bCs/>
          <w:sz w:val="28"/>
          <w:szCs w:val="28"/>
          <w:rtl/>
        </w:rPr>
        <w:t>ماده ۱۸ — ریسک‌های شناسایی‌شده</w:t>
      </w:r>
    </w:p>
    <w:p w14:paraId="7D0A0B94" w14:textId="77777777" w:rsidR="00FE1194" w:rsidRDefault="00000000" w:rsidP="00077A77">
      <w:pPr>
        <w:bidi/>
        <w:spacing w:after="120"/>
      </w:pPr>
      <w:r>
        <w:rPr>
          <w:rFonts w:ascii="B Nazanin" w:eastAsia="B Nazanin" w:hAnsi="B Nazanin" w:cs="B Nazanin"/>
          <w:sz w:val="24"/>
          <w:szCs w:val="24"/>
          <w:rtl/>
        </w:rPr>
        <w:t>طرفین ریسک‌های زیر را می‌شناسند: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2"/>
        <w:gridCol w:w="4074"/>
      </w:tblGrid>
      <w:tr w:rsidR="00FE1194" w14:paraId="5B839BA5" w14:textId="77777777">
        <w:tblPrEx>
          <w:tblCellMar>
            <w:top w:w="0" w:type="dxa"/>
            <w:bottom w:w="0" w:type="dxa"/>
          </w:tblCellMar>
        </w:tblPrEx>
        <w:tc>
          <w:tcPr>
            <w:tcW w:w="0" w:type="auto"/>
            <w:shd w:val="solid" w:color="D9E2F3" w:fill="auto"/>
          </w:tcPr>
          <w:p w14:paraId="056B21E2" w14:textId="77777777" w:rsidR="00FE1194" w:rsidRDefault="00000000" w:rsidP="00077A77">
            <w:pPr>
              <w:bidi/>
              <w:spacing w:after="40"/>
            </w:pPr>
            <w:r>
              <w:rPr>
                <w:rFonts w:ascii="B Nazanin" w:eastAsia="B Nazanin" w:hAnsi="B Nazanin" w:cs="B Nazanin"/>
                <w:sz w:val="22"/>
                <w:szCs w:val="22"/>
                <w:rtl/>
              </w:rPr>
              <w:t>ریسک</w:t>
            </w:r>
          </w:p>
        </w:tc>
        <w:tc>
          <w:tcPr>
            <w:tcW w:w="0" w:type="auto"/>
            <w:shd w:val="solid" w:color="D9E2F3" w:fill="auto"/>
          </w:tcPr>
          <w:p w14:paraId="79FF8AFA" w14:textId="77777777" w:rsidR="00FE1194" w:rsidRDefault="00000000" w:rsidP="00077A77">
            <w:pPr>
              <w:bidi/>
              <w:spacing w:after="40"/>
            </w:pPr>
            <w:r>
              <w:rPr>
                <w:rFonts w:ascii="B Nazanin" w:eastAsia="B Nazanin" w:hAnsi="B Nazanin" w:cs="B Nazanin"/>
                <w:sz w:val="22"/>
                <w:szCs w:val="22"/>
                <w:rtl/>
              </w:rPr>
              <w:t>کاهش‌دهنده</w:t>
            </w:r>
          </w:p>
        </w:tc>
      </w:tr>
      <w:tr w:rsidR="00FE1194" w14:paraId="2739B399" w14:textId="77777777">
        <w:tblPrEx>
          <w:tblCellMar>
            <w:top w:w="0" w:type="dxa"/>
            <w:bottom w:w="0" w:type="dxa"/>
          </w:tblCellMar>
        </w:tblPrEx>
        <w:tc>
          <w:tcPr>
            <w:tcW w:w="0" w:type="auto"/>
          </w:tcPr>
          <w:p w14:paraId="62F6E879" w14:textId="77777777" w:rsidR="00FE1194" w:rsidRDefault="00000000" w:rsidP="00077A77">
            <w:pPr>
              <w:bidi/>
              <w:spacing w:after="40"/>
            </w:pPr>
            <w:r>
              <w:rPr>
                <w:rFonts w:ascii="B Nazanin" w:eastAsia="B Nazanin" w:hAnsi="B Nazanin" w:cs="B Nazanin"/>
                <w:sz w:val="22"/>
                <w:szCs w:val="22"/>
                <w:rtl/>
              </w:rPr>
              <w:t>عملکرد Hetzner / TLS / پرداخت / پیامک از داخل ایران</w:t>
            </w:r>
          </w:p>
        </w:tc>
        <w:tc>
          <w:tcPr>
            <w:tcW w:w="0" w:type="auto"/>
          </w:tcPr>
          <w:p w14:paraId="35415A80" w14:textId="77777777" w:rsidR="00FE1194" w:rsidRDefault="00000000" w:rsidP="00077A77">
            <w:pPr>
              <w:bidi/>
              <w:spacing w:after="40"/>
            </w:pPr>
            <w:r>
              <w:rPr>
                <w:rFonts w:ascii="B Nazanin" w:eastAsia="B Nazanin" w:hAnsi="B Nazanin" w:cs="B Nazanin"/>
                <w:sz w:val="22"/>
                <w:szCs w:val="22"/>
                <w:rtl/>
              </w:rPr>
              <w:t>بسته ۱ همه را قبل از تحویل تأیید می‌کند</w:t>
            </w:r>
          </w:p>
        </w:tc>
      </w:tr>
      <w:tr w:rsidR="00FE1194" w14:paraId="34C2A520" w14:textId="77777777">
        <w:tblPrEx>
          <w:tblCellMar>
            <w:top w:w="0" w:type="dxa"/>
            <w:bottom w:w="0" w:type="dxa"/>
          </w:tblCellMar>
        </w:tblPrEx>
        <w:tc>
          <w:tcPr>
            <w:tcW w:w="0" w:type="auto"/>
          </w:tcPr>
          <w:p w14:paraId="6BABB8EA" w14:textId="77777777" w:rsidR="00FE1194" w:rsidRDefault="00000000" w:rsidP="00077A77">
            <w:pPr>
              <w:bidi/>
              <w:spacing w:after="40"/>
            </w:pPr>
            <w:r>
              <w:rPr>
                <w:rFonts w:ascii="B Nazanin" w:eastAsia="B Nazanin" w:hAnsi="B Nazanin" w:cs="B Nazanin"/>
                <w:sz w:val="22"/>
                <w:szCs w:val="22"/>
                <w:rtl/>
              </w:rPr>
              <w:t>اپلیکیشن موجود قابلیت خروجی نداشته باشد</w:t>
            </w:r>
          </w:p>
        </w:tc>
        <w:tc>
          <w:tcPr>
            <w:tcW w:w="0" w:type="auto"/>
          </w:tcPr>
          <w:p w14:paraId="35E1DC06" w14:textId="77777777" w:rsidR="00FE1194" w:rsidRDefault="00000000" w:rsidP="00077A77">
            <w:pPr>
              <w:bidi/>
              <w:spacing w:after="40"/>
            </w:pPr>
            <w:r>
              <w:rPr>
                <w:rFonts w:ascii="B Nazanin" w:eastAsia="B Nazanin" w:hAnsi="B Nazanin" w:cs="B Nazanin"/>
                <w:sz w:val="22"/>
                <w:szCs w:val="22"/>
                <w:rtl/>
              </w:rPr>
              <w:t>کشف و شناخت هفته ۱ مشخص می‌کند</w:t>
            </w:r>
          </w:p>
        </w:tc>
      </w:tr>
      <w:tr w:rsidR="00FE1194" w14:paraId="4910AD0B" w14:textId="77777777">
        <w:tblPrEx>
          <w:tblCellMar>
            <w:top w:w="0" w:type="dxa"/>
            <w:bottom w:w="0" w:type="dxa"/>
          </w:tblCellMar>
        </w:tblPrEx>
        <w:tc>
          <w:tcPr>
            <w:tcW w:w="0" w:type="auto"/>
          </w:tcPr>
          <w:p w14:paraId="2A459963" w14:textId="77777777" w:rsidR="00FE1194" w:rsidRDefault="00000000" w:rsidP="00077A77">
            <w:pPr>
              <w:bidi/>
              <w:spacing w:after="40"/>
            </w:pPr>
            <w:r>
              <w:rPr>
                <w:rFonts w:ascii="B Nazanin" w:eastAsia="B Nazanin" w:hAnsi="B Nazanin" w:cs="B Nazanin"/>
                <w:sz w:val="22"/>
                <w:szCs w:val="22"/>
                <w:rtl/>
              </w:rPr>
              <w:t>فرمت فاکتور بیش از حد طول بکشد</w:t>
            </w:r>
          </w:p>
        </w:tc>
        <w:tc>
          <w:tcPr>
            <w:tcW w:w="0" w:type="auto"/>
          </w:tcPr>
          <w:p w14:paraId="4B1A3FDC" w14:textId="77777777" w:rsidR="00FE1194" w:rsidRDefault="00000000" w:rsidP="00077A77">
            <w:pPr>
              <w:bidi/>
              <w:spacing w:after="40"/>
            </w:pPr>
            <w:r>
              <w:rPr>
                <w:rFonts w:ascii="B Nazanin" w:eastAsia="B Nazanin" w:hAnsi="B Nazanin" w:cs="B Nazanin"/>
                <w:sz w:val="22"/>
                <w:szCs w:val="22"/>
                <w:rtl/>
              </w:rPr>
              <w:t>جلسه یک‌روزه با حسابدار (ماده ۶)</w:t>
            </w:r>
          </w:p>
        </w:tc>
      </w:tr>
      <w:tr w:rsidR="00FE1194" w14:paraId="1DBDD687" w14:textId="77777777">
        <w:tblPrEx>
          <w:tblCellMar>
            <w:top w:w="0" w:type="dxa"/>
            <w:bottom w:w="0" w:type="dxa"/>
          </w:tblCellMar>
        </w:tblPrEx>
        <w:tc>
          <w:tcPr>
            <w:tcW w:w="0" w:type="auto"/>
          </w:tcPr>
          <w:p w14:paraId="1FCB5BD6" w14:textId="77777777" w:rsidR="00FE1194" w:rsidRDefault="00000000" w:rsidP="00077A77">
            <w:pPr>
              <w:bidi/>
              <w:spacing w:after="40"/>
            </w:pPr>
            <w:r>
              <w:rPr>
                <w:rFonts w:ascii="B Nazanin" w:eastAsia="B Nazanin" w:hAnsi="B Nazanin" w:cs="B Nazanin"/>
                <w:sz w:val="22"/>
                <w:szCs w:val="22"/>
                <w:rtl/>
              </w:rPr>
              <w:t>Core Web Vitals از داخل ایران ضعیف باشد</w:t>
            </w:r>
          </w:p>
        </w:tc>
        <w:tc>
          <w:tcPr>
            <w:tcW w:w="0" w:type="auto"/>
          </w:tcPr>
          <w:p w14:paraId="578ED63D" w14:textId="77777777" w:rsidR="00FE1194" w:rsidRDefault="00000000" w:rsidP="00077A77">
            <w:pPr>
              <w:bidi/>
              <w:spacing w:after="40"/>
            </w:pPr>
            <w:r>
              <w:rPr>
                <w:rFonts w:ascii="B Nazanin" w:eastAsia="B Nazanin" w:hAnsi="B Nazanin" w:cs="B Nazanin"/>
                <w:sz w:val="22"/>
                <w:szCs w:val="22"/>
                <w:rtl/>
              </w:rPr>
              <w:t>جلسه تأیید روی اینترنت واقعی (ماده ۱۰)</w:t>
            </w:r>
          </w:p>
        </w:tc>
      </w:tr>
      <w:tr w:rsidR="00FE1194" w14:paraId="2948CF62" w14:textId="77777777">
        <w:tblPrEx>
          <w:tblCellMar>
            <w:top w:w="0" w:type="dxa"/>
            <w:bottom w:w="0" w:type="dxa"/>
          </w:tblCellMar>
        </w:tblPrEx>
        <w:tc>
          <w:tcPr>
            <w:tcW w:w="0" w:type="auto"/>
          </w:tcPr>
          <w:p w14:paraId="16DBAFE5" w14:textId="77777777" w:rsidR="00FE1194" w:rsidRDefault="00000000" w:rsidP="00077A77">
            <w:pPr>
              <w:bidi/>
              <w:spacing w:after="40"/>
            </w:pPr>
            <w:r>
              <w:rPr>
                <w:rFonts w:ascii="B Nazanin" w:eastAsia="B Nazanin" w:hAnsi="B Nazanin" w:cs="B Nazanin"/>
                <w:sz w:val="22"/>
                <w:szCs w:val="22"/>
                <w:rtl/>
              </w:rPr>
              <w:t>کشف فرایندهای پیش‌بینی‌نشده</w:t>
            </w:r>
          </w:p>
        </w:tc>
        <w:tc>
          <w:tcPr>
            <w:tcW w:w="0" w:type="auto"/>
          </w:tcPr>
          <w:p w14:paraId="04F7962C" w14:textId="77777777" w:rsidR="00FE1194" w:rsidRDefault="00000000" w:rsidP="00077A77">
            <w:pPr>
              <w:bidi/>
              <w:spacing w:after="40"/>
            </w:pPr>
            <w:r>
              <w:rPr>
                <w:rFonts w:ascii="B Nazanin" w:eastAsia="B Nazanin" w:hAnsi="B Nazanin" w:cs="B Nazanin"/>
                <w:sz w:val="22"/>
                <w:szCs w:val="22"/>
                <w:rtl/>
              </w:rPr>
              <w:t>بند طرح راهنمای قابل تجدیدنظر (ماده ۱۴)</w:t>
            </w:r>
          </w:p>
        </w:tc>
      </w:tr>
      <w:tr w:rsidR="00FE1194" w14:paraId="1ACC1AED" w14:textId="77777777">
        <w:tblPrEx>
          <w:tblCellMar>
            <w:top w:w="0" w:type="dxa"/>
            <w:bottom w:w="0" w:type="dxa"/>
          </w:tblCellMar>
        </w:tblPrEx>
        <w:tc>
          <w:tcPr>
            <w:tcW w:w="0" w:type="auto"/>
          </w:tcPr>
          <w:p w14:paraId="69489B52" w14:textId="77777777" w:rsidR="00FE1194" w:rsidRDefault="00000000" w:rsidP="00077A77">
            <w:pPr>
              <w:bidi/>
              <w:spacing w:after="40"/>
            </w:pPr>
            <w:r>
              <w:rPr>
                <w:rFonts w:ascii="B Nazanin" w:eastAsia="B Nazanin" w:hAnsi="B Nazanin" w:cs="B Nazanin"/>
                <w:sz w:val="22"/>
                <w:szCs w:val="22"/>
                <w:rtl/>
              </w:rPr>
              <w:t>قالب‌های سخاوتمندانه بدون محتوا</w:t>
            </w:r>
          </w:p>
        </w:tc>
        <w:tc>
          <w:tcPr>
            <w:tcW w:w="0" w:type="auto"/>
          </w:tcPr>
          <w:p w14:paraId="217B85E3" w14:textId="77777777" w:rsidR="00FE1194" w:rsidRDefault="00000000" w:rsidP="00077A77">
            <w:pPr>
              <w:bidi/>
              <w:spacing w:after="40"/>
            </w:pPr>
            <w:r>
              <w:rPr>
                <w:rFonts w:ascii="B Nazanin" w:eastAsia="B Nazanin" w:hAnsi="B Nazanin" w:cs="B Nazanin"/>
                <w:sz w:val="22"/>
                <w:szCs w:val="22"/>
                <w:rtl/>
              </w:rPr>
              <w:t>بند مالکیت محتوا (ماده ۴)</w:t>
            </w:r>
          </w:p>
        </w:tc>
      </w:tr>
      <w:tr w:rsidR="00FE1194" w14:paraId="0553E0FA" w14:textId="77777777">
        <w:tblPrEx>
          <w:tblCellMar>
            <w:top w:w="0" w:type="dxa"/>
            <w:bottom w:w="0" w:type="dxa"/>
          </w:tblCellMar>
        </w:tblPrEx>
        <w:tc>
          <w:tcPr>
            <w:tcW w:w="0" w:type="auto"/>
          </w:tcPr>
          <w:p w14:paraId="2331B830" w14:textId="77777777" w:rsidR="00FE1194" w:rsidRDefault="00000000" w:rsidP="00077A77">
            <w:pPr>
              <w:bidi/>
              <w:spacing w:after="40"/>
            </w:pPr>
            <w:r>
              <w:rPr>
                <w:rFonts w:ascii="B Nazanin" w:eastAsia="B Nazanin" w:hAnsi="B Nazanin" w:cs="B Nazanin"/>
                <w:sz w:val="22"/>
                <w:szCs w:val="22"/>
                <w:rtl/>
              </w:rPr>
              <w:t>ریسک تک‌نفره بودن مجری</w:t>
            </w:r>
          </w:p>
        </w:tc>
        <w:tc>
          <w:tcPr>
            <w:tcW w:w="0" w:type="auto"/>
          </w:tcPr>
          <w:p w14:paraId="4573C4DB" w14:textId="77777777" w:rsidR="00FE1194" w:rsidRDefault="00000000" w:rsidP="00077A77">
            <w:pPr>
              <w:bidi/>
              <w:spacing w:after="40"/>
            </w:pPr>
            <w:r>
              <w:rPr>
                <w:rFonts w:ascii="B Nazanin" w:eastAsia="B Nazanin" w:hAnsi="B Nazanin" w:cs="B Nazanin"/>
                <w:sz w:val="22"/>
                <w:szCs w:val="22"/>
                <w:rtl/>
              </w:rPr>
              <w:t>قواعد ۳/۶ هفته (ماده ۱۳)</w:t>
            </w:r>
          </w:p>
        </w:tc>
      </w:tr>
      <w:tr w:rsidR="00FE1194" w14:paraId="25ACDD01" w14:textId="77777777">
        <w:tblPrEx>
          <w:tblCellMar>
            <w:top w:w="0" w:type="dxa"/>
            <w:bottom w:w="0" w:type="dxa"/>
          </w:tblCellMar>
        </w:tblPrEx>
        <w:tc>
          <w:tcPr>
            <w:tcW w:w="0" w:type="auto"/>
          </w:tcPr>
          <w:p w14:paraId="7DEA7B02" w14:textId="77777777" w:rsidR="00FE1194" w:rsidRDefault="00000000" w:rsidP="00077A77">
            <w:pPr>
              <w:bidi/>
              <w:spacing w:after="40"/>
            </w:pPr>
            <w:r>
              <w:rPr>
                <w:rFonts w:ascii="B Nazanin" w:eastAsia="B Nazanin" w:hAnsi="B Nazanin" w:cs="B Nazanin"/>
                <w:sz w:val="22"/>
                <w:szCs w:val="22"/>
                <w:rtl/>
              </w:rPr>
              <w:t>قیمت بسته ۲ فراتر از بازه راهنما</w:t>
            </w:r>
          </w:p>
        </w:tc>
        <w:tc>
          <w:tcPr>
            <w:tcW w:w="0" w:type="auto"/>
          </w:tcPr>
          <w:p w14:paraId="277DF1AA" w14:textId="77777777" w:rsidR="00FE1194" w:rsidRDefault="00000000" w:rsidP="00077A77">
            <w:pPr>
              <w:bidi/>
              <w:spacing w:after="40"/>
            </w:pPr>
            <w:r>
              <w:rPr>
                <w:rFonts w:ascii="B Nazanin" w:eastAsia="B Nazanin" w:hAnsi="B Nazanin" w:cs="B Nazanin"/>
                <w:sz w:val="22"/>
                <w:szCs w:val="22"/>
                <w:rtl/>
              </w:rPr>
              <w:t>بند خروج کارفرما (ماده ۱۴)</w:t>
            </w:r>
          </w:p>
        </w:tc>
      </w:tr>
    </w:tbl>
    <w:p w14:paraId="73A72575" w14:textId="77777777" w:rsidR="00FE1194" w:rsidRDefault="00000000" w:rsidP="00077A77">
      <w:pPr>
        <w:bidi/>
        <w:spacing w:before="200" w:after="200"/>
      </w:pPr>
      <w:r>
        <w:rPr>
          <w:rFonts w:ascii="B Nazanin" w:eastAsia="B Nazanin" w:hAnsi="B Nazanin" w:cs="B Nazanin"/>
        </w:rPr>
        <w:t>ـــــــــــــــــــــــــــــــــــــــــــــــــــــــــــــــ</w:t>
      </w:r>
    </w:p>
    <w:p w14:paraId="6E54FF40" w14:textId="77777777" w:rsidR="00FE1194" w:rsidRDefault="00000000" w:rsidP="00077A77">
      <w:pPr>
        <w:bidi/>
        <w:spacing w:before="300" w:after="150"/>
      </w:pPr>
      <w:r>
        <w:rPr>
          <w:rFonts w:ascii="B Nazanin" w:eastAsia="B Nazanin" w:hAnsi="B Nazanin" w:cs="B Nazanin"/>
          <w:b/>
          <w:bCs/>
          <w:sz w:val="28"/>
          <w:szCs w:val="28"/>
          <w:rtl/>
        </w:rPr>
        <w:t>ماده ۱۹ — نسخه‌ها و امضا</w:t>
      </w:r>
    </w:p>
    <w:p w14:paraId="4DD11CEE" w14:textId="77777777" w:rsidR="00FE1194" w:rsidRDefault="00000000" w:rsidP="00077A77">
      <w:pPr>
        <w:bidi/>
        <w:spacing w:after="120"/>
      </w:pPr>
      <w:r>
        <w:rPr>
          <w:rFonts w:ascii="B Nazanin" w:eastAsia="B Nazanin" w:hAnsi="B Nazanin" w:cs="B Nazanin"/>
          <w:sz w:val="24"/>
          <w:szCs w:val="24"/>
          <w:rtl/>
        </w:rPr>
        <w:t>این پیش‌قرارداد در ____ نسخه تنظیم شده و هر نسخه حکم واحد دارد.</w:t>
      </w:r>
    </w:p>
    <w:p w14:paraId="6A4FB8D7" w14:textId="77777777" w:rsidR="00FE1194" w:rsidRDefault="00FE1194" w:rsidP="00077A77">
      <w:pPr>
        <w:bidi/>
        <w:spacing w:after="60"/>
      </w:pPr>
    </w:p>
    <w:p w14:paraId="0F72FCE8" w14:textId="77777777" w:rsidR="00FE1194" w:rsidRDefault="00FE1194" w:rsidP="00077A77">
      <w:pPr>
        <w:bidi/>
        <w:spacing w:after="60"/>
      </w:pPr>
    </w:p>
    <w:p w14:paraId="495CF9DE" w14:textId="77777777" w:rsidR="00FE1194" w:rsidRDefault="00000000" w:rsidP="00077A77">
      <w:pPr>
        <w:bidi/>
        <w:spacing w:after="120"/>
      </w:pPr>
      <w:r>
        <w:rPr>
          <w:rFonts w:ascii="B Nazanin" w:eastAsia="B Nazanin" w:hAnsi="B Nazanin" w:cs="B Nazanin"/>
          <w:b/>
          <w:bCs/>
          <w:sz w:val="24"/>
          <w:szCs w:val="24"/>
          <w:rtl/>
        </w:rPr>
        <w:t>کارفرما:</w:t>
      </w:r>
    </w:p>
    <w:p w14:paraId="0EEA8C39" w14:textId="77777777" w:rsidR="00FE1194" w:rsidRDefault="00000000" w:rsidP="00077A77">
      <w:pPr>
        <w:bidi/>
        <w:spacing w:after="120"/>
      </w:pPr>
      <w:r>
        <w:rPr>
          <w:rFonts w:ascii="B Nazanin" w:eastAsia="B Nazanin" w:hAnsi="B Nazanin" w:cs="B Nazanin"/>
          <w:sz w:val="24"/>
          <w:szCs w:val="24"/>
          <w:rtl/>
        </w:rPr>
        <w:t>نام و نام خانوادگی: ____________________</w:t>
      </w:r>
    </w:p>
    <w:p w14:paraId="571220A0" w14:textId="77777777" w:rsidR="00FE1194" w:rsidRDefault="00000000" w:rsidP="00077A77">
      <w:pPr>
        <w:bidi/>
        <w:spacing w:after="120"/>
      </w:pPr>
      <w:r>
        <w:rPr>
          <w:rFonts w:ascii="B Nazanin" w:eastAsia="B Nazanin" w:hAnsi="B Nazanin" w:cs="B Nazanin"/>
          <w:sz w:val="24"/>
          <w:szCs w:val="24"/>
          <w:rtl/>
        </w:rPr>
        <w:t>امضا: ____________________</w:t>
      </w:r>
    </w:p>
    <w:p w14:paraId="6D7A839F" w14:textId="77777777" w:rsidR="00FE1194" w:rsidRDefault="00000000" w:rsidP="00077A77">
      <w:pPr>
        <w:bidi/>
        <w:spacing w:after="120"/>
      </w:pPr>
      <w:r>
        <w:rPr>
          <w:rFonts w:ascii="B Nazanin" w:eastAsia="B Nazanin" w:hAnsi="B Nazanin" w:cs="B Nazanin"/>
          <w:sz w:val="24"/>
          <w:szCs w:val="24"/>
          <w:rtl/>
        </w:rPr>
        <w:t>تاریخ: ____________________</w:t>
      </w:r>
    </w:p>
    <w:p w14:paraId="10186160" w14:textId="77777777" w:rsidR="00FE1194" w:rsidRDefault="00FE1194" w:rsidP="00077A77">
      <w:pPr>
        <w:bidi/>
        <w:spacing w:after="60"/>
      </w:pPr>
    </w:p>
    <w:p w14:paraId="125C6809" w14:textId="77777777" w:rsidR="00FE1194" w:rsidRDefault="00FE1194" w:rsidP="00077A77">
      <w:pPr>
        <w:bidi/>
        <w:spacing w:after="60"/>
      </w:pPr>
    </w:p>
    <w:p w14:paraId="7E0FD1AB" w14:textId="77777777" w:rsidR="00FE1194" w:rsidRDefault="00000000" w:rsidP="00077A77">
      <w:pPr>
        <w:bidi/>
        <w:spacing w:after="120"/>
      </w:pPr>
      <w:r>
        <w:rPr>
          <w:rFonts w:ascii="B Nazanin" w:eastAsia="B Nazanin" w:hAnsi="B Nazanin" w:cs="B Nazanin"/>
          <w:b/>
          <w:bCs/>
          <w:sz w:val="24"/>
          <w:szCs w:val="24"/>
          <w:rtl/>
        </w:rPr>
        <w:t>مجری:</w:t>
      </w:r>
    </w:p>
    <w:p w14:paraId="3FEB9A5C" w14:textId="77777777" w:rsidR="00FE1194" w:rsidRDefault="00000000" w:rsidP="00077A77">
      <w:pPr>
        <w:bidi/>
        <w:spacing w:after="120"/>
      </w:pPr>
      <w:r>
        <w:rPr>
          <w:rFonts w:ascii="B Nazanin" w:eastAsia="B Nazanin" w:hAnsi="B Nazanin" w:cs="B Nazanin"/>
          <w:sz w:val="24"/>
          <w:szCs w:val="24"/>
          <w:rtl/>
        </w:rPr>
        <w:t>نام و نام خانوادگی: ____________________</w:t>
      </w:r>
    </w:p>
    <w:p w14:paraId="4C8DA465" w14:textId="77777777" w:rsidR="00FE1194" w:rsidRDefault="00000000" w:rsidP="00077A77">
      <w:pPr>
        <w:bidi/>
        <w:spacing w:after="120"/>
      </w:pPr>
      <w:r>
        <w:rPr>
          <w:rFonts w:ascii="B Nazanin" w:eastAsia="B Nazanin" w:hAnsi="B Nazanin" w:cs="B Nazanin"/>
          <w:sz w:val="24"/>
          <w:szCs w:val="24"/>
          <w:rtl/>
        </w:rPr>
        <w:lastRenderedPageBreak/>
        <w:t>امضا: ____________________</w:t>
      </w:r>
    </w:p>
    <w:p w14:paraId="70E8A2E3" w14:textId="77777777" w:rsidR="00FE1194" w:rsidRDefault="00000000" w:rsidP="00077A77">
      <w:pPr>
        <w:bidi/>
        <w:spacing w:after="120"/>
      </w:pPr>
      <w:r>
        <w:rPr>
          <w:rFonts w:ascii="B Nazanin" w:eastAsia="B Nazanin" w:hAnsi="B Nazanin" w:cs="B Nazanin"/>
          <w:sz w:val="24"/>
          <w:szCs w:val="24"/>
          <w:rtl/>
        </w:rPr>
        <w:t>تاریخ: ____________________</w:t>
      </w:r>
    </w:p>
    <w:sectPr w:rsidR="00FE1194">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433124"/>
    <w:multiLevelType w:val="hybridMultilevel"/>
    <w:tmpl w:val="C6B83406"/>
    <w:lvl w:ilvl="0" w:tplc="59407302">
      <w:start w:val="1"/>
      <w:numFmt w:val="bullet"/>
      <w:lvlText w:val="●"/>
      <w:lvlJc w:val="left"/>
      <w:pPr>
        <w:ind w:left="720" w:hanging="360"/>
      </w:pPr>
    </w:lvl>
    <w:lvl w:ilvl="1" w:tplc="8FECE59A">
      <w:start w:val="1"/>
      <w:numFmt w:val="bullet"/>
      <w:lvlText w:val="○"/>
      <w:lvlJc w:val="left"/>
      <w:pPr>
        <w:ind w:left="1440" w:hanging="360"/>
      </w:pPr>
    </w:lvl>
    <w:lvl w:ilvl="2" w:tplc="E2B00322">
      <w:start w:val="1"/>
      <w:numFmt w:val="bullet"/>
      <w:lvlText w:val="■"/>
      <w:lvlJc w:val="left"/>
      <w:pPr>
        <w:ind w:left="2160" w:hanging="360"/>
      </w:pPr>
    </w:lvl>
    <w:lvl w:ilvl="3" w:tplc="AD90F454">
      <w:start w:val="1"/>
      <w:numFmt w:val="bullet"/>
      <w:lvlText w:val="●"/>
      <w:lvlJc w:val="left"/>
      <w:pPr>
        <w:ind w:left="2880" w:hanging="360"/>
      </w:pPr>
    </w:lvl>
    <w:lvl w:ilvl="4" w:tplc="C5724EE2">
      <w:start w:val="1"/>
      <w:numFmt w:val="bullet"/>
      <w:lvlText w:val="○"/>
      <w:lvlJc w:val="left"/>
      <w:pPr>
        <w:ind w:left="3600" w:hanging="360"/>
      </w:pPr>
    </w:lvl>
    <w:lvl w:ilvl="5" w:tplc="BB5C36C4">
      <w:start w:val="1"/>
      <w:numFmt w:val="bullet"/>
      <w:lvlText w:val="■"/>
      <w:lvlJc w:val="left"/>
      <w:pPr>
        <w:ind w:left="4320" w:hanging="360"/>
      </w:pPr>
    </w:lvl>
    <w:lvl w:ilvl="6" w:tplc="7DF834F2">
      <w:start w:val="1"/>
      <w:numFmt w:val="bullet"/>
      <w:lvlText w:val="●"/>
      <w:lvlJc w:val="left"/>
      <w:pPr>
        <w:ind w:left="5040" w:hanging="360"/>
      </w:pPr>
    </w:lvl>
    <w:lvl w:ilvl="7" w:tplc="6F685BCE">
      <w:start w:val="1"/>
      <w:numFmt w:val="bullet"/>
      <w:lvlText w:val="●"/>
      <w:lvlJc w:val="left"/>
      <w:pPr>
        <w:ind w:left="5760" w:hanging="360"/>
      </w:pPr>
    </w:lvl>
    <w:lvl w:ilvl="8" w:tplc="87CC3752">
      <w:start w:val="1"/>
      <w:numFmt w:val="bullet"/>
      <w:lvlText w:val="●"/>
      <w:lvlJc w:val="left"/>
      <w:pPr>
        <w:ind w:left="6480" w:hanging="360"/>
      </w:pPr>
    </w:lvl>
  </w:abstractNum>
  <w:num w:numId="1" w16cid:durableId="164916267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naSoft">
    <w15:presenceInfo w15:providerId="None" w15:userId="SinaSof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194"/>
    <w:rsid w:val="00077A77"/>
    <w:rsid w:val="00752822"/>
    <w:rsid w:val="00FE11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5EFCE"/>
  <w15:docId w15:val="{BA9DB7C1-7EB9-46BA-8A3F-F3304AAF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077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2444</Words>
  <Characters>12837</Characters>
  <Application>Microsoft Office Word</Application>
  <DocSecurity>0</DocSecurity>
  <Lines>641</Lines>
  <Paragraphs>636</Paragraphs>
  <ScaleCrop>false</ScaleCrop>
  <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SinaSoft</cp:lastModifiedBy>
  <cp:revision>2</cp:revision>
  <dcterms:created xsi:type="dcterms:W3CDTF">2026-04-12T16:15:00Z</dcterms:created>
  <dcterms:modified xsi:type="dcterms:W3CDTF">2026-04-12T16:25:00Z</dcterms:modified>
</cp:coreProperties>
</file>